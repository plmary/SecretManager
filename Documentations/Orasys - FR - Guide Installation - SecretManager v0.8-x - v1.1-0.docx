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CDEFAFE" w14:textId="77777777" w:rsidR="004F5BE3" w:rsidRDefault="004F5BE3"/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9242"/>
      </w:tblGrid>
      <w:tr w:rsidR="004F5BE3" w14:paraId="2917D2DA" w14:textId="77777777">
        <w:trPr>
          <w:trHeight w:val="7765"/>
        </w:trPr>
        <w:tc>
          <w:tcPr>
            <w:tcW w:w="9242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  <w:vAlign w:val="center"/>
          </w:tcPr>
          <w:p w14:paraId="114FE660" w14:textId="77777777" w:rsidR="004F5BE3" w:rsidRPr="00C24945" w:rsidRDefault="004F5BE3">
            <w:pPr>
              <w:pStyle w:val="TitrePagedegarde"/>
              <w:rPr>
                <w:rFonts w:ascii="Verdana" w:hAnsi="Verdana"/>
              </w:rPr>
            </w:pPr>
            <w:r w:rsidRPr="00C24945">
              <w:rPr>
                <w:rFonts w:ascii="Verdana" w:hAnsi="Verdana"/>
                <w:caps/>
              </w:rPr>
              <w:fldChar w:fldCharType="begin"/>
            </w:r>
            <w:r w:rsidRPr="00C24945">
              <w:rPr>
                <w:rFonts w:ascii="Verdana" w:hAnsi="Verdana"/>
                <w:caps/>
              </w:rPr>
              <w:instrText xml:space="preserve"> </w:instrText>
            </w:r>
            <w:r w:rsidR="006568FC">
              <w:rPr>
                <w:rFonts w:ascii="Verdana" w:hAnsi="Verdana"/>
                <w:caps/>
              </w:rPr>
              <w:instrText>TITLE</w:instrText>
            </w:r>
            <w:r w:rsidRPr="00C24945">
              <w:rPr>
                <w:rFonts w:ascii="Verdana" w:hAnsi="Verdana"/>
                <w:caps/>
              </w:rPr>
              <w:instrText xml:space="preserve"> </w:instrText>
            </w:r>
            <w:r w:rsidRPr="00C24945">
              <w:rPr>
                <w:rFonts w:ascii="Verdana" w:hAnsi="Verdana"/>
                <w:caps/>
              </w:rPr>
              <w:fldChar w:fldCharType="separate"/>
            </w:r>
            <w:r w:rsidRPr="00C24945">
              <w:rPr>
                <w:rFonts w:ascii="Verdana" w:hAnsi="Verdana"/>
                <w:caps/>
              </w:rPr>
              <w:t>Guide d'Installation</w:t>
            </w:r>
            <w:r w:rsidRPr="00C24945">
              <w:rPr>
                <w:rFonts w:ascii="Verdana" w:hAnsi="Verdana"/>
                <w:caps/>
              </w:rPr>
              <w:fldChar w:fldCharType="end"/>
            </w:r>
          </w:p>
          <w:p w14:paraId="4145AD58" w14:textId="77777777" w:rsidR="004F5BE3" w:rsidRPr="00C24945" w:rsidRDefault="004F5BE3">
            <w:pPr>
              <w:pStyle w:val="TitrePagedegarde"/>
              <w:rPr>
                <w:rFonts w:ascii="Verdana" w:hAnsi="Verdana"/>
              </w:rPr>
            </w:pPr>
            <w:r w:rsidRPr="00C24945">
              <w:rPr>
                <w:rFonts w:ascii="Verdana" w:hAnsi="Verdana"/>
                <w:smallCaps/>
              </w:rPr>
              <w:fldChar w:fldCharType="begin"/>
            </w:r>
            <w:r w:rsidRPr="00C24945">
              <w:rPr>
                <w:rFonts w:ascii="Verdana" w:hAnsi="Verdana"/>
                <w:smallCaps/>
              </w:rPr>
              <w:instrText xml:space="preserve"> </w:instrText>
            </w:r>
            <w:r w:rsidR="006568FC">
              <w:rPr>
                <w:rFonts w:ascii="Verdana" w:hAnsi="Verdana"/>
                <w:smallCaps/>
              </w:rPr>
              <w:instrText>SUBJECT</w:instrText>
            </w:r>
            <w:r w:rsidRPr="00C24945">
              <w:rPr>
                <w:rFonts w:ascii="Verdana" w:hAnsi="Verdana"/>
                <w:smallCaps/>
              </w:rPr>
              <w:instrText xml:space="preserve"> </w:instrText>
            </w:r>
            <w:r w:rsidRPr="00C24945">
              <w:rPr>
                <w:rFonts w:ascii="Verdana" w:hAnsi="Verdana"/>
                <w:smallCaps/>
              </w:rPr>
              <w:fldChar w:fldCharType="separate"/>
            </w:r>
            <w:proofErr w:type="spellStart"/>
            <w:r w:rsidR="003F6985" w:rsidRPr="003E56F5">
              <w:rPr>
                <w:rFonts w:ascii="Verdana" w:hAnsi="Verdana"/>
                <w:smallCaps/>
                <w:color w:val="9BBB59"/>
              </w:rPr>
              <w:t>Secret</w:t>
            </w:r>
            <w:r w:rsidR="003F6985" w:rsidRPr="003E56F5">
              <w:rPr>
                <w:rFonts w:ascii="Verdana" w:hAnsi="Verdana"/>
                <w:smallCaps/>
                <w:color w:val="4F81BD"/>
              </w:rPr>
              <w:t>Manager</w:t>
            </w:r>
            <w:proofErr w:type="spellEnd"/>
            <w:r w:rsidR="003F6985">
              <w:rPr>
                <w:rFonts w:ascii="Verdana" w:hAnsi="Verdana"/>
                <w:smallCaps/>
              </w:rPr>
              <w:t xml:space="preserve"> </w:t>
            </w:r>
            <w:r w:rsidR="003F6985" w:rsidRPr="003E56F5">
              <w:rPr>
                <w:rFonts w:ascii="Verdana" w:hAnsi="Verdana"/>
                <w:smallCaps/>
                <w:color w:val="A6A6A6"/>
              </w:rPr>
              <w:t>v0.8-x</w:t>
            </w:r>
            <w:r w:rsidRPr="00C24945">
              <w:rPr>
                <w:rFonts w:ascii="Verdana" w:hAnsi="Verdana"/>
                <w:smallCaps/>
              </w:rPr>
              <w:fldChar w:fldCharType="end"/>
            </w:r>
          </w:p>
        </w:tc>
      </w:tr>
    </w:tbl>
    <w:p w14:paraId="1200AC6C" w14:textId="77777777" w:rsidR="004F5BE3" w:rsidRDefault="004F5BE3"/>
    <w:p w14:paraId="3EE359B1" w14:textId="77777777" w:rsidR="004F5BE3" w:rsidRDefault="004F5BE3"/>
    <w:p w14:paraId="32F4A674" w14:textId="77777777" w:rsidR="004F5BE3" w:rsidRDefault="004F5BE3"/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242"/>
        <w:gridCol w:w="7980"/>
      </w:tblGrid>
      <w:tr w:rsidR="004F5BE3" w14:paraId="78B77DA2" w14:textId="77777777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A29118" w14:textId="77777777" w:rsidR="004F5BE3" w:rsidRDefault="004F5BE3">
            <w:pPr>
              <w:pStyle w:val="Titrecolonne"/>
            </w:pPr>
            <w:r>
              <w:t>Résumé :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54791" w14:textId="77777777" w:rsidR="004F5BE3" w:rsidRDefault="004F5BE3">
            <w:pPr>
              <w:pStyle w:val="Textetableau"/>
            </w:pPr>
            <w:r>
              <w:t>Ce guide explique comment un administrateur peut installer l’outil « </w:t>
            </w:r>
            <w:r>
              <w:rPr>
                <w:b/>
                <w:color w:val="9EC630"/>
              </w:rPr>
              <w:t>Secret</w:t>
            </w:r>
            <w:r>
              <w:rPr>
                <w:b/>
                <w:color w:val="568EB6"/>
                <w:szCs w:val="20"/>
              </w:rPr>
              <w:t>Manager</w:t>
            </w:r>
            <w:r>
              <w:t> ».</w:t>
            </w:r>
          </w:p>
        </w:tc>
      </w:tr>
    </w:tbl>
    <w:p w14:paraId="325BA8B6" w14:textId="77777777" w:rsidR="004F5BE3" w:rsidRDefault="004F5BE3">
      <w:pPr>
        <w:sectPr w:rsidR="004F5BE3">
          <w:headerReference w:type="default" r:id="rId8"/>
          <w:footerReference w:type="default" r:id="rId9"/>
          <w:pgSz w:w="11906" w:h="16838"/>
          <w:pgMar w:top="1418" w:right="1418" w:bottom="1418" w:left="1418" w:header="709" w:footer="284" w:gutter="0"/>
          <w:cols w:space="720"/>
          <w:docGrid w:linePitch="360"/>
        </w:sectPr>
      </w:pPr>
    </w:p>
    <w:p w14:paraId="01642783" w14:textId="77777777" w:rsidR="004F5BE3" w:rsidRDefault="004F5BE3">
      <w:pPr>
        <w:pStyle w:val="Titreparagraphe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668"/>
        <w:gridCol w:w="1842"/>
        <w:gridCol w:w="5712"/>
      </w:tblGrid>
      <w:tr w:rsidR="00D506ED" w:rsidRPr="00D506ED" w14:paraId="621C51E4" w14:textId="77777777" w:rsidTr="00397E7D">
        <w:tc>
          <w:tcPr>
            <w:tcW w:w="92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7203"/>
            <w:vAlign w:val="center"/>
          </w:tcPr>
          <w:p w14:paraId="7A4C7473" w14:textId="77777777" w:rsidR="00D506ED" w:rsidRPr="00D506ED" w:rsidRDefault="00D506ED" w:rsidP="00D506ED">
            <w:pPr>
              <w:pStyle w:val="StyleTitrecolonneAutomatique"/>
              <w:spacing w:before="120" w:after="120"/>
              <w:rPr>
                <w:color w:val="FFFFFF" w:themeColor="background1"/>
              </w:rPr>
            </w:pPr>
            <w:r w:rsidRPr="00D506ED">
              <w:rPr>
                <w:color w:val="FFFFFF" w:themeColor="background1"/>
              </w:rPr>
              <w:t>HISTORIQUE DU DOCUMENT</w:t>
            </w:r>
          </w:p>
        </w:tc>
      </w:tr>
      <w:tr w:rsidR="004F5BE3" w14:paraId="4A130DAC" w14:textId="77777777" w:rsidTr="00397E7D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737E95C8" w14:textId="77777777" w:rsidR="004F5BE3" w:rsidRDefault="004F5BE3">
            <w:pPr>
              <w:pStyle w:val="StyleTitrecolonneAutomatique"/>
            </w:pPr>
            <w:r>
              <w:t>Version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5A450075" w14:textId="77777777" w:rsidR="004F5BE3" w:rsidRDefault="004F5BE3">
            <w:pPr>
              <w:pStyle w:val="StyleTitrecolonneAutomatique"/>
            </w:pPr>
            <w:r>
              <w:t>Date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9D5D"/>
            <w:vAlign w:val="center"/>
          </w:tcPr>
          <w:p w14:paraId="242F6A70" w14:textId="77777777" w:rsidR="004F5BE3" w:rsidRDefault="004F5BE3">
            <w:pPr>
              <w:pStyle w:val="StyleTitrecolonneAutomatique"/>
            </w:pPr>
            <w:r>
              <w:t>Modifications</w:t>
            </w:r>
          </w:p>
        </w:tc>
      </w:tr>
      <w:tr w:rsidR="004F5BE3" w14:paraId="6466DA5E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006828" w14:textId="77777777" w:rsidR="004F5BE3" w:rsidRDefault="00542AB4">
            <w:pPr>
              <w:pStyle w:val="Textetableau"/>
            </w:pPr>
            <w:r>
              <w:t>1.0</w:t>
            </w:r>
            <w:r w:rsidR="004F5BE3">
              <w:t>-0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A8BD38" w14:textId="77777777" w:rsidR="004F5BE3" w:rsidRDefault="003F6985">
            <w:pPr>
              <w:pStyle w:val="Textetableau"/>
            </w:pPr>
            <w:r>
              <w:t>17/12</w:t>
            </w:r>
            <w:r w:rsidR="00232863">
              <w:t>/2013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FDC65" w14:textId="77777777" w:rsidR="004F5BE3" w:rsidRDefault="004F5BE3">
            <w:pPr>
              <w:pStyle w:val="Textetableau"/>
            </w:pPr>
            <w:r>
              <w:t>Création</w:t>
            </w:r>
          </w:p>
        </w:tc>
      </w:tr>
      <w:tr w:rsidR="004F5BE3" w14:paraId="3027DCF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D43385" w14:textId="77777777" w:rsidR="004F5BE3" w:rsidRDefault="0015341E">
            <w:pPr>
              <w:pStyle w:val="Textetableau"/>
              <w:snapToGrid w:val="0"/>
            </w:pPr>
            <w:r>
              <w:t>1.1-0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C95A51" w14:textId="77777777" w:rsidR="004F5BE3" w:rsidRDefault="0015341E">
            <w:pPr>
              <w:pStyle w:val="Textetableau"/>
              <w:snapToGrid w:val="0"/>
            </w:pPr>
            <w:r>
              <w:t>19/03/2014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ACFEF" w14:textId="77777777" w:rsidR="004F5BE3" w:rsidRDefault="0015341E">
            <w:pPr>
              <w:pStyle w:val="Textetableau"/>
              <w:snapToGrid w:val="0"/>
            </w:pPr>
            <w:r>
              <w:t>Modification</w:t>
            </w:r>
          </w:p>
        </w:tc>
      </w:tr>
    </w:tbl>
    <w:p w14:paraId="0455B599" w14:textId="77777777" w:rsidR="004F5BE3" w:rsidRDefault="004F5BE3">
      <w:pPr>
        <w:pStyle w:val="Titreparagraphe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008"/>
        <w:gridCol w:w="4500"/>
        <w:gridCol w:w="3684"/>
      </w:tblGrid>
      <w:tr w:rsidR="00D506ED" w:rsidRPr="00D506ED" w14:paraId="79908E18" w14:textId="77777777" w:rsidTr="00397E7D">
        <w:tc>
          <w:tcPr>
            <w:tcW w:w="91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7203"/>
            <w:vAlign w:val="center"/>
          </w:tcPr>
          <w:p w14:paraId="67246055" w14:textId="77777777" w:rsidR="00D506ED" w:rsidRPr="00D506ED" w:rsidRDefault="00D506ED" w:rsidP="00D506ED">
            <w:pPr>
              <w:pStyle w:val="StyleTitrecolonneAutomatique"/>
              <w:spacing w:before="120" w:after="120"/>
              <w:rPr>
                <w:color w:val="FFFFFF" w:themeColor="background1"/>
              </w:rPr>
            </w:pPr>
            <w:r w:rsidRPr="00D506ED">
              <w:rPr>
                <w:color w:val="FFFFFF" w:themeColor="background1"/>
              </w:rPr>
              <w:t>DOCUMENTS DE REFERENCE</w:t>
            </w:r>
          </w:p>
        </w:tc>
      </w:tr>
      <w:tr w:rsidR="004F5BE3" w14:paraId="629C91D3" w14:textId="77777777" w:rsidTr="00397E7D"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39A81A2B" w14:textId="77777777" w:rsidR="004F5BE3" w:rsidRDefault="004F5BE3">
            <w:pPr>
              <w:pStyle w:val="StyleTitrecolonneAutomatique"/>
            </w:pPr>
            <w:r>
              <w:t>Index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0100A962" w14:textId="77777777" w:rsidR="004F5BE3" w:rsidRDefault="004F5BE3">
            <w:pPr>
              <w:pStyle w:val="StyleTitrecolonneAutomatique"/>
            </w:pPr>
            <w:r>
              <w:t>Titre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9D5D"/>
            <w:vAlign w:val="center"/>
          </w:tcPr>
          <w:p w14:paraId="116ECC34" w14:textId="77777777" w:rsidR="004F5BE3" w:rsidRDefault="004F5BE3">
            <w:pPr>
              <w:pStyle w:val="StyleTitrecolonneAutomatique"/>
            </w:pPr>
            <w:r>
              <w:t>Référence</w:t>
            </w:r>
          </w:p>
        </w:tc>
      </w:tr>
      <w:tr w:rsidR="004F5BE3" w14:paraId="7E89218D" w14:textId="77777777"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933411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13B41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B069A" w14:textId="77777777" w:rsidR="004F5BE3" w:rsidRDefault="004F5BE3">
            <w:pPr>
              <w:pStyle w:val="Textetableau"/>
              <w:snapToGrid w:val="0"/>
            </w:pPr>
          </w:p>
        </w:tc>
      </w:tr>
      <w:tr w:rsidR="004F5BE3" w14:paraId="3ABBEDF8" w14:textId="77777777"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D915BB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239C59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31CE16" w14:textId="77777777" w:rsidR="004F5BE3" w:rsidRDefault="004F5BE3">
            <w:pPr>
              <w:pStyle w:val="Textetableau"/>
              <w:snapToGrid w:val="0"/>
            </w:pPr>
          </w:p>
        </w:tc>
      </w:tr>
    </w:tbl>
    <w:p w14:paraId="56A523FA" w14:textId="77777777" w:rsidR="0045251B" w:rsidRDefault="0045251B"/>
    <w:p w14:paraId="18620258" w14:textId="77777777" w:rsidR="0045251B" w:rsidRDefault="0045251B">
      <w:r>
        <w:br w:type="page"/>
      </w:r>
    </w:p>
    <w:p w14:paraId="03009941" w14:textId="77777777" w:rsidR="004F5BE3" w:rsidRDefault="004F5BE3"/>
    <w:p w14:paraId="4903F754" w14:textId="77777777" w:rsidR="00873D54" w:rsidRDefault="004F5BE3" w:rsidP="00873D54">
      <w:pPr>
        <w:pStyle w:val="Titreparagraphe"/>
      </w:pPr>
      <w:r>
        <w:t>T</w:t>
      </w:r>
      <w:r w:rsidR="00397E7D">
        <w:t xml:space="preserve">able des </w:t>
      </w:r>
      <w:r w:rsidR="00397E7D" w:rsidRPr="00397E7D">
        <w:t>matières</w:t>
      </w:r>
    </w:p>
    <w:p w14:paraId="38342B82" w14:textId="77777777" w:rsidR="005636B4" w:rsidRDefault="004F5BE3">
      <w:pPr>
        <w:pStyle w:val="TM1"/>
        <w:tabs>
          <w:tab w:val="right" w:leader="dot" w:pos="9060"/>
        </w:tabs>
        <w:rPr>
          <w:rFonts w:eastAsiaTheme="minorEastAsia"/>
          <w:b w:val="0"/>
          <w:bCs w:val="0"/>
          <w:iCs w:val="0"/>
          <w:caps w:val="0"/>
          <w:noProof/>
          <w:lang w:eastAsia="ja-JP"/>
        </w:rPr>
      </w:pPr>
      <w:r>
        <w:rPr>
          <w:szCs w:val="24"/>
        </w:rPr>
        <w:fldChar w:fldCharType="begin"/>
      </w:r>
      <w:r>
        <w:instrText xml:space="preserve"> </w:instrText>
      </w:r>
      <w:r w:rsidR="006568FC">
        <w:instrText>TOC</w:instrText>
      </w:r>
      <w:r>
        <w:instrText xml:space="preserve"> </w:instrText>
      </w:r>
      <w:r>
        <w:rPr>
          <w:szCs w:val="24"/>
        </w:rPr>
        <w:fldChar w:fldCharType="separate"/>
      </w:r>
      <w:r w:rsidR="005636B4">
        <w:rPr>
          <w:noProof/>
        </w:rPr>
        <w:t>1. Avant Propos</w:t>
      </w:r>
      <w:r w:rsidR="005636B4">
        <w:rPr>
          <w:noProof/>
        </w:rPr>
        <w:tab/>
      </w:r>
      <w:r w:rsidR="005636B4">
        <w:rPr>
          <w:noProof/>
        </w:rPr>
        <w:fldChar w:fldCharType="begin"/>
      </w:r>
      <w:r w:rsidR="005636B4">
        <w:rPr>
          <w:noProof/>
        </w:rPr>
        <w:instrText xml:space="preserve"> PAGEREF _Toc257035944 \h </w:instrText>
      </w:r>
      <w:r w:rsidR="005636B4">
        <w:rPr>
          <w:noProof/>
        </w:rPr>
      </w:r>
      <w:r w:rsidR="005636B4">
        <w:rPr>
          <w:noProof/>
        </w:rPr>
        <w:fldChar w:fldCharType="separate"/>
      </w:r>
      <w:r w:rsidR="005636B4">
        <w:rPr>
          <w:noProof/>
        </w:rPr>
        <w:t>4</w:t>
      </w:r>
      <w:r w:rsidR="005636B4">
        <w:rPr>
          <w:noProof/>
        </w:rPr>
        <w:fldChar w:fldCharType="end"/>
      </w:r>
    </w:p>
    <w:p w14:paraId="4475EA7A" w14:textId="77777777" w:rsidR="005636B4" w:rsidRDefault="005636B4">
      <w:pPr>
        <w:pStyle w:val="TM1"/>
        <w:tabs>
          <w:tab w:val="right" w:leader="dot" w:pos="9060"/>
        </w:tabs>
        <w:rPr>
          <w:rFonts w:eastAsiaTheme="minorEastAsia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2. Mise en garde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B11266" w14:textId="77777777" w:rsidR="005636B4" w:rsidRDefault="005636B4">
      <w:pPr>
        <w:pStyle w:val="TM1"/>
        <w:tabs>
          <w:tab w:val="right" w:leader="dot" w:pos="9060"/>
        </w:tabs>
        <w:rPr>
          <w:rFonts w:eastAsiaTheme="minorEastAsia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3. Pré-requis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1BC937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3.1. Installation minimum d’Apache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032E0E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3.2. Installation minimum de PHP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0A984A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3.3. Installation de phpMyAdmin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D813A7B" w14:textId="77777777" w:rsidR="005636B4" w:rsidRDefault="005636B4">
      <w:pPr>
        <w:pStyle w:val="TM1"/>
        <w:tabs>
          <w:tab w:val="right" w:leader="dot" w:pos="9060"/>
        </w:tabs>
        <w:rPr>
          <w:rFonts w:eastAsiaTheme="minorEastAsia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4. Packaging de l’outil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AD543A" w14:textId="77777777" w:rsidR="005636B4" w:rsidRDefault="005636B4">
      <w:pPr>
        <w:pStyle w:val="TM1"/>
        <w:tabs>
          <w:tab w:val="right" w:leader="dot" w:pos="9060"/>
        </w:tabs>
        <w:rPr>
          <w:rFonts w:eastAsiaTheme="minorEastAsia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5. Etapes d’installation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1852338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5.1. Etape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BA4CF6C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5.2. Etape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B61EED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5.3. Etape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1CD48E3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5.4. Etape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B71D753" w14:textId="77777777" w:rsidR="005636B4" w:rsidRDefault="005636B4">
      <w:pPr>
        <w:pStyle w:val="TM1"/>
        <w:tabs>
          <w:tab w:val="right" w:leader="dot" w:pos="9060"/>
        </w:tabs>
        <w:rPr>
          <w:rFonts w:eastAsiaTheme="minorEastAsia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6. Ajustement des ressources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95E611A" w14:textId="77777777" w:rsidR="005636B4" w:rsidRDefault="005636B4">
      <w:pPr>
        <w:pStyle w:val="TM1"/>
        <w:tabs>
          <w:tab w:val="right" w:leader="dot" w:pos="9060"/>
        </w:tabs>
        <w:rPr>
          <w:rFonts w:eastAsiaTheme="minorEastAsia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7. Première connexion à l’outil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Manager 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4BFD3AC" w14:textId="77777777" w:rsidR="005636B4" w:rsidRDefault="005636B4">
      <w:pPr>
        <w:pStyle w:val="TM1"/>
        <w:tabs>
          <w:tab w:val="right" w:leader="dot" w:pos="9060"/>
        </w:tabs>
        <w:rPr>
          <w:rFonts w:eastAsiaTheme="minorEastAsia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8. Erreurs de connexion à l’outil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Manager 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E285449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8.1. Erreurs de connexion à la base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C365673" w14:textId="77777777" w:rsidR="005636B4" w:rsidRDefault="005636B4">
      <w:pPr>
        <w:pStyle w:val="TM1"/>
        <w:tabs>
          <w:tab w:val="right" w:leader="dot" w:pos="9060"/>
        </w:tabs>
        <w:rPr>
          <w:rFonts w:eastAsiaTheme="minorEastAsia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9. Installation du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B9F6320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9.1. Paramétrage du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CAAAB4E" w14:textId="77777777" w:rsidR="005636B4" w:rsidRDefault="005636B4">
      <w:pPr>
        <w:pStyle w:val="TM2"/>
        <w:tabs>
          <w:tab w:val="right" w:leader="dot" w:pos="9060"/>
        </w:tabs>
        <w:rPr>
          <w:rFonts w:eastAsiaTheme="minorEastAsia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9.2. Lancer le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7A794D" w14:textId="77777777" w:rsidR="005636B4" w:rsidRDefault="005636B4">
      <w:pPr>
        <w:pStyle w:val="TM3"/>
        <w:rPr>
          <w:rFonts w:eastAsiaTheme="minorEastAsia"/>
          <w:b w:val="0"/>
          <w:noProof/>
          <w:sz w:val="24"/>
          <w:szCs w:val="24"/>
          <w:lang w:eastAsia="ja-JP"/>
        </w:rPr>
      </w:pPr>
      <w:r>
        <w:rPr>
          <w:noProof/>
        </w:rPr>
        <w:lastRenderedPageBreak/>
        <w:t>9.2.1. Tester le démarrage du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78C27A9" w14:textId="77777777" w:rsidR="00873D54" w:rsidRDefault="004F5BE3">
      <w:pPr>
        <w:pStyle w:val="TM2"/>
        <w:tabs>
          <w:tab w:val="right" w:leader="dot" w:pos="9070"/>
        </w:tabs>
      </w:pPr>
      <w:r>
        <w:fldChar w:fldCharType="end"/>
      </w:r>
    </w:p>
    <w:p w14:paraId="76DA4A12" w14:textId="77777777" w:rsidR="00873D54" w:rsidRDefault="00873D54">
      <w:pPr>
        <w:rPr>
          <w:b/>
          <w:bCs/>
        </w:rPr>
      </w:pPr>
      <w:r>
        <w:br w:type="page"/>
      </w:r>
    </w:p>
    <w:p w14:paraId="2F587FEA" w14:textId="77777777" w:rsidR="00873D54" w:rsidRDefault="00873D54"/>
    <w:p w14:paraId="712FF2B8" w14:textId="77777777" w:rsidR="004F5BE3" w:rsidRDefault="004F5BE3" w:rsidP="001E2E21">
      <w:pPr>
        <w:pStyle w:val="Titre1"/>
      </w:pPr>
      <w:bookmarkStart w:id="0" w:name="_Toc257035944"/>
      <w:r>
        <w:t>Avant Propos</w:t>
      </w:r>
      <w:bookmarkEnd w:id="0"/>
    </w:p>
    <w:p w14:paraId="577F7E52" w14:textId="77777777" w:rsidR="004F5BE3" w:rsidRDefault="004F5BE3">
      <w:r>
        <w:t>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 est une application écrite en PHP 5 et s’appuie par défaut sur une base MySQL.</w:t>
      </w:r>
    </w:p>
    <w:p w14:paraId="511DE4D5" w14:textId="77777777" w:rsidR="004F5BE3" w:rsidRDefault="004F5BE3">
      <w:r>
        <w:t>Ce document n</w:t>
      </w:r>
      <w:r w:rsidR="00232863">
        <w:t xml:space="preserve">e décrit pas comment installer </w:t>
      </w:r>
      <w:r>
        <w:t>les logiciels d’infrastructure tel que :</w:t>
      </w:r>
    </w:p>
    <w:p w14:paraId="02E09F71" w14:textId="77777777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Apache</w:t>
      </w:r>
      <w:r w:rsidR="004255C1">
        <w:t xml:space="preserve"> 2.4.4</w:t>
      </w:r>
      <w:r>
        <w:t> ;</w:t>
      </w:r>
    </w:p>
    <w:p w14:paraId="7E516047" w14:textId="77777777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PHP 5</w:t>
      </w:r>
      <w:r w:rsidR="004255C1">
        <w:t>.4.16</w:t>
      </w:r>
      <w:r>
        <w:t> ;</w:t>
      </w:r>
    </w:p>
    <w:p w14:paraId="12E786C6" w14:textId="77777777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MySQL </w:t>
      </w:r>
      <w:r w:rsidR="004255C1">
        <w:t>5.5.31</w:t>
      </w:r>
      <w:r>
        <w:t>;</w:t>
      </w:r>
    </w:p>
    <w:p w14:paraId="572A119A" w14:textId="77777777" w:rsidR="004F5BE3" w:rsidRDefault="004F5BE3">
      <w:pPr>
        <w:pStyle w:val="PuceNiveau1"/>
        <w:numPr>
          <w:ilvl w:val="0"/>
          <w:numId w:val="3"/>
        </w:numPr>
        <w:ind w:left="681" w:hanging="397"/>
      </w:pPr>
      <w:commentRangeStart w:id="1"/>
      <w:r>
        <w:t>SSL</w:t>
      </w:r>
      <w:r w:rsidR="004255C1">
        <w:t xml:space="preserve"> 1.0.1e</w:t>
      </w:r>
      <w:r>
        <w:t>.</w:t>
      </w:r>
      <w:commentRangeEnd w:id="1"/>
      <w:r w:rsidR="00143872">
        <w:rPr>
          <w:rStyle w:val="Marquedecommentaire"/>
        </w:rPr>
        <w:commentReference w:id="1"/>
      </w:r>
    </w:p>
    <w:p w14:paraId="03F21937" w14:textId="77777777" w:rsidR="004F5BE3" w:rsidRDefault="004F5BE3">
      <w:r>
        <w:t>Pour cela veuillez vous reporter aux documentations d’installation de ces différents logiciels.</w:t>
      </w:r>
    </w:p>
    <w:p w14:paraId="79BE0567" w14:textId="77777777" w:rsidR="004F5BE3" w:rsidRDefault="004F5BE3" w:rsidP="001E2E21">
      <w:pPr>
        <w:pStyle w:val="Titre1"/>
      </w:pPr>
      <w:bookmarkStart w:id="2" w:name="_Toc257035945"/>
      <w:r>
        <w:t>Mise en garde</w:t>
      </w:r>
      <w:bookmarkEnd w:id="2"/>
    </w:p>
    <w:p w14:paraId="09E249FD" w14:textId="77777777" w:rsidR="004F5BE3" w:rsidRDefault="004F5BE3">
      <w:r>
        <w:t>Attention, malgré l’attention portée à cet outil, vous utilisez cet outil à vos risques et périls.</w:t>
      </w:r>
    </w:p>
    <w:p w14:paraId="493D3545" w14:textId="77777777" w:rsidR="004F5BE3" w:rsidRDefault="004F5BE3">
      <w:r>
        <w:t>Bien que cette version soit une « béta », vous pouvez commencer à utiliser ce produit en Production.</w:t>
      </w:r>
    </w:p>
    <w:p w14:paraId="4C31610C" w14:textId="77777777" w:rsidR="004F5BE3" w:rsidRDefault="00232863">
      <w:r>
        <w:t>Si vous utilisez «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 sans le «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t xml:space="preserve"> », le </w:t>
      </w:r>
      <w:r w:rsidR="004F5BE3">
        <w:t xml:space="preserve">fichier </w:t>
      </w:r>
      <w:r>
        <w:t>« </w:t>
      </w:r>
      <w:proofErr w:type="spellStart"/>
      <w:r w:rsidRPr="00232863">
        <w:t>Config_Hash.inc.php</w:t>
      </w:r>
      <w:proofErr w:type="spellEnd"/>
      <w:r>
        <w:t xml:space="preserve"> » </w:t>
      </w:r>
      <w:r w:rsidR="004F5BE3">
        <w:t xml:space="preserve">doit être protégé </w:t>
      </w:r>
      <w:r>
        <w:t xml:space="preserve">afin que seul </w:t>
      </w:r>
      <w:r w:rsidR="004255C1">
        <w:t>l'utilisateur « </w:t>
      </w:r>
      <w:proofErr w:type="spellStart"/>
      <w:r w:rsidR="004255C1">
        <w:t>root</w:t>
      </w:r>
      <w:proofErr w:type="spellEnd"/>
      <w:r w:rsidR="004255C1">
        <w:t> » et</w:t>
      </w:r>
      <w:r w:rsidR="004F5BE3">
        <w:t xml:space="preserve"> l</w:t>
      </w:r>
      <w:r>
        <w:t>e</w:t>
      </w:r>
      <w:r w:rsidR="004F5BE3">
        <w:t xml:space="preserve"> propriétaire de l'application «</w:t>
      </w:r>
      <w:r w:rsidR="004F5BE3">
        <w:rPr>
          <w:b/>
          <w:color w:val="9EC630"/>
        </w:rPr>
        <w:t>Secret</w:t>
      </w:r>
      <w:r w:rsidR="004F5BE3">
        <w:rPr>
          <w:b/>
          <w:color w:val="568EB6"/>
          <w:szCs w:val="20"/>
        </w:rPr>
        <w:t>Manager</w:t>
      </w:r>
      <w:r w:rsidR="004F5BE3">
        <w:t> »</w:t>
      </w:r>
      <w:r>
        <w:t xml:space="preserve"> y accèdent</w:t>
      </w:r>
      <w:r w:rsidR="004F5BE3">
        <w:t>.</w:t>
      </w:r>
      <w:r w:rsidR="004255C1">
        <w:t xml:space="preserve"> Le propriétaire de l'application «</w:t>
      </w:r>
      <w:r w:rsidR="008F005A">
        <w:t> </w:t>
      </w:r>
      <w:r w:rsidR="004255C1">
        <w:rPr>
          <w:b/>
          <w:color w:val="9EC630"/>
        </w:rPr>
        <w:t>Secret</w:t>
      </w:r>
      <w:r w:rsidR="004255C1">
        <w:rPr>
          <w:b/>
          <w:color w:val="568EB6"/>
          <w:szCs w:val="20"/>
        </w:rPr>
        <w:t>Manager</w:t>
      </w:r>
      <w:r w:rsidR="004255C1">
        <w:t xml:space="preserve"> » </w:t>
      </w:r>
      <w:r w:rsidR="008F005A">
        <w:t>est l’utilisateur qui exécute l’instance Apache qui elle même exécute l’application « </w:t>
      </w:r>
      <w:r w:rsidR="008F005A">
        <w:rPr>
          <w:b/>
          <w:color w:val="9EC630"/>
        </w:rPr>
        <w:t>Secret</w:t>
      </w:r>
      <w:r w:rsidR="008F005A">
        <w:rPr>
          <w:b/>
          <w:color w:val="568EB6"/>
          <w:szCs w:val="20"/>
        </w:rPr>
        <w:t>Manager</w:t>
      </w:r>
      <w:r w:rsidR="008F005A">
        <w:t> ».</w:t>
      </w:r>
    </w:p>
    <w:p w14:paraId="5374B0F9" w14:textId="77777777" w:rsidR="00143872" w:rsidRDefault="00143872">
      <w:pPr>
        <w:spacing w:after="0" w:line="240" w:lineRule="auto"/>
        <w:rPr>
          <w:ins w:id="3" w:author="David Roelandt" w:date="2014-05-14T14:42:00Z"/>
          <w:rFonts w:cs="Arial"/>
          <w:b/>
          <w:bCs/>
          <w:caps/>
          <w:kern w:val="32"/>
          <w:sz w:val="28"/>
          <w:szCs w:val="32"/>
        </w:rPr>
      </w:pPr>
      <w:bookmarkStart w:id="4" w:name="_Toc257035946"/>
      <w:ins w:id="5" w:author="David Roelandt" w:date="2014-05-14T14:42:00Z">
        <w:r>
          <w:br w:type="page"/>
        </w:r>
      </w:ins>
    </w:p>
    <w:p w14:paraId="1D64E00E" w14:textId="27466A9C" w:rsidR="004F5BE3" w:rsidRDefault="004F5BE3" w:rsidP="001E2E21">
      <w:pPr>
        <w:pStyle w:val="Titre1"/>
      </w:pPr>
      <w:r>
        <w:lastRenderedPageBreak/>
        <w:t>Pré-requis</w:t>
      </w:r>
      <w:bookmarkEnd w:id="4"/>
    </w:p>
    <w:p w14:paraId="41F432A2" w14:textId="52D74387" w:rsidR="004F5BE3" w:rsidRDefault="004F5BE3">
      <w:r>
        <w:t>Comme vue ci-dessus,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 est une application écrite en « PHP 5 ». « SecretManager » force le dialogue en « HTTPS », par conséquent, il faut installer « </w:t>
      </w:r>
      <w:proofErr w:type="spellStart"/>
      <w:r>
        <w:t>OpenSSL</w:t>
      </w:r>
      <w:proofErr w:type="spellEnd"/>
      <w:r>
        <w:t> » et utiliser le certificat qu’il convient et conformément à vos contrainte d’Entreprise.</w:t>
      </w:r>
      <w:r w:rsidR="00232863">
        <w:t xml:space="preserve"> Durant, le développement et les tests, nous avons utilisé la solution pr</w:t>
      </w:r>
      <w:r w:rsidR="008F005A">
        <w:t>é-pac</w:t>
      </w:r>
      <w:ins w:id="6" w:author="David Roelandt" w:date="2014-05-14T14:42:00Z">
        <w:r w:rsidR="00143872">
          <w:t>k</w:t>
        </w:r>
      </w:ins>
      <w:r w:rsidR="008F005A">
        <w:t>agé</w:t>
      </w:r>
      <w:ins w:id="7" w:author="David Roelandt" w:date="2014-05-14T14:42:00Z">
        <w:r w:rsidR="00143872">
          <w:t>e</w:t>
        </w:r>
      </w:ins>
      <w:r w:rsidR="008F005A">
        <w:t xml:space="preserve"> « XAMPP for Mac OSX 1.8.2</w:t>
      </w:r>
      <w:r w:rsidR="00232863">
        <w:t> ».</w:t>
      </w:r>
    </w:p>
    <w:p w14:paraId="50473782" w14:textId="77777777" w:rsidR="004F5BE3" w:rsidRDefault="004F5BE3" w:rsidP="001E2E21">
      <w:pPr>
        <w:pStyle w:val="Titre2"/>
      </w:pPr>
      <w:bookmarkStart w:id="8" w:name="_Toc257035947"/>
      <w:r>
        <w:t>Installation minimum d’Apache</w:t>
      </w:r>
      <w:bookmarkEnd w:id="8"/>
    </w:p>
    <w:p w14:paraId="57295B14" w14:textId="77777777" w:rsidR="004F5BE3" w:rsidRDefault="004F5BE3">
      <w:r>
        <w:t>La version d’Apache qui a été utilisée durant le développement était la version :</w:t>
      </w:r>
    </w:p>
    <w:p w14:paraId="6897FAD6" w14:textId="77777777" w:rsidR="004F5BE3" w:rsidRDefault="00DE1658">
      <w:pPr>
        <w:pStyle w:val="Blocdecommandes"/>
      </w:pPr>
      <w:r w:rsidRPr="00DE1658">
        <w:t xml:space="preserve">Apache/2.4.4 (Unix) PHP/5.4.16 </w:t>
      </w:r>
      <w:proofErr w:type="spellStart"/>
      <w:r w:rsidRPr="00DE1658">
        <w:t>OpenSSL</w:t>
      </w:r>
      <w:proofErr w:type="spellEnd"/>
      <w:r w:rsidRPr="00DE1658">
        <w:t xml:space="preserve">/1.0.1e </w:t>
      </w:r>
      <w:proofErr w:type="spellStart"/>
      <w:r w:rsidRPr="00DE1658">
        <w:t>mod_perl</w:t>
      </w:r>
      <w:proofErr w:type="spellEnd"/>
      <w:r w:rsidRPr="00DE1658">
        <w:t>/2.0.8-dev</w:t>
      </w:r>
    </w:p>
    <w:p w14:paraId="297EC527" w14:textId="77777777" w:rsidR="004F5BE3" w:rsidRDefault="004F5BE3" w:rsidP="001E2E21">
      <w:pPr>
        <w:pStyle w:val="Titre2"/>
      </w:pPr>
      <w:bookmarkStart w:id="9" w:name="_Toc257035948"/>
      <w:r>
        <w:t>Installation minimum de PHP</w:t>
      </w:r>
      <w:bookmarkEnd w:id="9"/>
    </w:p>
    <w:p w14:paraId="7F5E21BC" w14:textId="77777777" w:rsidR="004F5BE3" w:rsidRDefault="004F5BE3">
      <w:r>
        <w:t>La version de PHP qui a été utilisée durant le développement était la version « </w:t>
      </w:r>
      <w:r w:rsidR="00DE1658">
        <w:t>5.4</w:t>
      </w:r>
      <w:r>
        <w:t>.1</w:t>
      </w:r>
      <w:r w:rsidR="00DE1658">
        <w:t>6</w:t>
      </w:r>
      <w:r>
        <w:t> ».</w:t>
      </w:r>
    </w:p>
    <w:p w14:paraId="59412ED1" w14:textId="77777777" w:rsidR="004F5BE3" w:rsidRDefault="004F5BE3">
      <w:r>
        <w:t>PHP doit être compilé avec les modules suivants (au minimum) :</w:t>
      </w:r>
    </w:p>
    <w:tbl>
      <w:tblPr>
        <w:tblW w:w="0" w:type="auto"/>
        <w:jc w:val="center"/>
        <w:tblInd w:w="-5" w:type="dxa"/>
        <w:tblLayout w:type="fixed"/>
        <w:tblLook w:val="0000" w:firstRow="0" w:lastRow="0" w:firstColumn="0" w:lastColumn="0" w:noHBand="0" w:noVBand="0"/>
        <w:tblPrChange w:id="10" w:author="David Roelandt" w:date="2014-05-14T14:42:00Z">
          <w:tblPr>
            <w:tblW w:w="0" w:type="auto"/>
            <w:tblInd w:w="-5" w:type="dxa"/>
            <w:tblLayout w:type="fixed"/>
            <w:tblLook w:val="0000" w:firstRow="0" w:lastRow="0" w:firstColumn="0" w:lastColumn="0" w:noHBand="0" w:noVBand="0"/>
          </w:tblPr>
        </w:tblPrChange>
      </w:tblPr>
      <w:tblGrid>
        <w:gridCol w:w="4605"/>
        <w:gridCol w:w="4615"/>
        <w:tblGridChange w:id="11">
          <w:tblGrid>
            <w:gridCol w:w="4605"/>
            <w:gridCol w:w="4615"/>
          </w:tblGrid>
        </w:tblGridChange>
      </w:tblGrid>
      <w:tr w:rsidR="004F5BE3" w14:paraId="78161D46" w14:textId="77777777" w:rsidTr="00143872">
        <w:trPr>
          <w:jc w:val="center"/>
        </w:trPr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PrChange w:id="12" w:author="David Roelandt" w:date="2014-05-14T14:42:00Z">
              <w:tcPr>
                <w:tcW w:w="46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  <w:shd w:val="clear" w:color="auto" w:fill="auto"/>
              </w:tcPr>
            </w:tcPrChange>
          </w:tcPr>
          <w:p w14:paraId="34ADFC24" w14:textId="77777777" w:rsidR="004F5BE3" w:rsidRDefault="004F5BE3">
            <w:pPr>
              <w:pStyle w:val="Titrecolonne"/>
            </w:pPr>
            <w:r>
              <w:t>Module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PrChange w:id="13" w:author="David Roelandt" w:date="2014-05-14T14:42:00Z">
              <w:tcPr>
                <w:tcW w:w="461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</w:tcPr>
            </w:tcPrChange>
          </w:tcPr>
          <w:p w14:paraId="11AEC05B" w14:textId="77777777" w:rsidR="004F5BE3" w:rsidRDefault="004F5BE3">
            <w:pPr>
              <w:pStyle w:val="Titrecolonne"/>
            </w:pPr>
            <w:r>
              <w:t>Version / Extension</w:t>
            </w:r>
          </w:p>
        </w:tc>
      </w:tr>
      <w:tr w:rsidR="004F5BE3" w14:paraId="17F5E687" w14:textId="77777777" w:rsidTr="00143872">
        <w:trPr>
          <w:jc w:val="center"/>
        </w:trPr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PrChange w:id="14" w:author="David Roelandt" w:date="2014-05-14T14:42:00Z">
              <w:tcPr>
                <w:tcW w:w="46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  <w:shd w:val="clear" w:color="auto" w:fill="auto"/>
              </w:tcPr>
            </w:tcPrChange>
          </w:tcPr>
          <w:p w14:paraId="036E0BCE" w14:textId="77777777" w:rsidR="004F5BE3" w:rsidRDefault="004F5BE3">
            <w:pPr>
              <w:pStyle w:val="Textetableau"/>
            </w:pPr>
            <w:r>
              <w:t>Hash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PrChange w:id="15" w:author="David Roelandt" w:date="2014-05-14T14:42:00Z">
              <w:tcPr>
                <w:tcW w:w="461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</w:tcPr>
            </w:tcPrChange>
          </w:tcPr>
          <w:p w14:paraId="2FC79D9A" w14:textId="77777777" w:rsidR="004F5BE3" w:rsidRDefault="004F5BE3">
            <w:pPr>
              <w:pStyle w:val="Textetableau"/>
            </w:pPr>
            <w:r>
              <w:t>sha1</w:t>
            </w:r>
          </w:p>
        </w:tc>
      </w:tr>
      <w:tr w:rsidR="004F5BE3" w14:paraId="7EC31986" w14:textId="77777777" w:rsidTr="00143872">
        <w:trPr>
          <w:jc w:val="center"/>
        </w:trPr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PrChange w:id="16" w:author="David Roelandt" w:date="2014-05-14T14:42:00Z">
              <w:tcPr>
                <w:tcW w:w="46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  <w:shd w:val="clear" w:color="auto" w:fill="auto"/>
              </w:tcPr>
            </w:tcPrChange>
          </w:tcPr>
          <w:p w14:paraId="4F998AC1" w14:textId="77777777" w:rsidR="004F5BE3" w:rsidRDefault="004F5BE3">
            <w:pPr>
              <w:pStyle w:val="Textetableau"/>
            </w:pPr>
            <w:proofErr w:type="spellStart"/>
            <w:r>
              <w:t>Mcrypt</w:t>
            </w:r>
            <w:proofErr w:type="spellEnd"/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PrChange w:id="17" w:author="David Roelandt" w:date="2014-05-14T14:42:00Z">
              <w:tcPr>
                <w:tcW w:w="461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</w:tcPr>
            </w:tcPrChange>
          </w:tcPr>
          <w:p w14:paraId="506CF36A" w14:textId="77777777" w:rsidR="004F5BE3" w:rsidRDefault="004F5BE3">
            <w:pPr>
              <w:pStyle w:val="Textetableau"/>
            </w:pPr>
            <w:r>
              <w:t>2.5.8 avec rijndael-256</w:t>
            </w:r>
          </w:p>
        </w:tc>
      </w:tr>
      <w:tr w:rsidR="004F5BE3" w14:paraId="69375019" w14:textId="77777777" w:rsidTr="00143872">
        <w:trPr>
          <w:jc w:val="center"/>
        </w:trPr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PrChange w:id="18" w:author="David Roelandt" w:date="2014-05-14T14:42:00Z">
              <w:tcPr>
                <w:tcW w:w="46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  <w:shd w:val="clear" w:color="auto" w:fill="auto"/>
              </w:tcPr>
            </w:tcPrChange>
          </w:tcPr>
          <w:p w14:paraId="1DB718BA" w14:textId="77777777" w:rsidR="004F5BE3" w:rsidRDefault="004F5BE3">
            <w:pPr>
              <w:pStyle w:val="Textetableau"/>
            </w:pPr>
            <w:r>
              <w:t>PDO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PrChange w:id="19" w:author="David Roelandt" w:date="2014-05-14T14:42:00Z">
              <w:tcPr>
                <w:tcW w:w="461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</w:tcPr>
            </w:tcPrChange>
          </w:tcPr>
          <w:p w14:paraId="143C528B" w14:textId="77777777" w:rsidR="004F5BE3" w:rsidRDefault="00DE1658">
            <w:pPr>
              <w:pStyle w:val="Textetableau"/>
            </w:pPr>
            <w:proofErr w:type="spellStart"/>
            <w:r>
              <w:t>mysqlnd</w:t>
            </w:r>
            <w:proofErr w:type="spellEnd"/>
            <w:r>
              <w:t xml:space="preserve"> 5.0.10 - 20111026 - $Id: e707c415db32080b3752b232487a435ee0372157 $</w:t>
            </w:r>
          </w:p>
        </w:tc>
      </w:tr>
      <w:tr w:rsidR="004F5BE3" w14:paraId="06138866" w14:textId="77777777" w:rsidTr="00143872">
        <w:trPr>
          <w:jc w:val="center"/>
        </w:trPr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PrChange w:id="20" w:author="David Roelandt" w:date="2014-05-14T14:42:00Z">
              <w:tcPr>
                <w:tcW w:w="46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  <w:shd w:val="clear" w:color="auto" w:fill="auto"/>
              </w:tcPr>
            </w:tcPrChange>
          </w:tcPr>
          <w:p w14:paraId="0A08B25E" w14:textId="77777777" w:rsidR="004F5BE3" w:rsidRDefault="004F5BE3" w:rsidP="00DE1658">
            <w:pPr>
              <w:pStyle w:val="Textetableau"/>
            </w:pPr>
            <w:proofErr w:type="spellStart"/>
            <w:r>
              <w:t>OpenSSL</w:t>
            </w:r>
            <w:proofErr w:type="spellEnd"/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PrChange w:id="21" w:author="David Roelandt" w:date="2014-05-14T14:42:00Z">
              <w:tcPr>
                <w:tcW w:w="461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</w:tcPr>
            </w:tcPrChange>
          </w:tcPr>
          <w:p w14:paraId="0AAF671D" w14:textId="77777777" w:rsidR="004F5BE3" w:rsidRDefault="00DE1658">
            <w:pPr>
              <w:pStyle w:val="Textetableau"/>
              <w:snapToGrid w:val="0"/>
            </w:pPr>
            <w:r>
              <w:t xml:space="preserve">1.0.1e 11 </w:t>
            </w:r>
            <w:proofErr w:type="spellStart"/>
            <w:r>
              <w:t>Feb</w:t>
            </w:r>
            <w:proofErr w:type="spellEnd"/>
            <w:r>
              <w:t xml:space="preserve"> 2013</w:t>
            </w:r>
          </w:p>
        </w:tc>
      </w:tr>
      <w:tr w:rsidR="004F5BE3" w14:paraId="622A95B3" w14:textId="77777777" w:rsidTr="00143872">
        <w:trPr>
          <w:jc w:val="center"/>
        </w:trPr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PrChange w:id="22" w:author="David Roelandt" w:date="2014-05-14T14:42:00Z">
              <w:tcPr>
                <w:tcW w:w="46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  <w:shd w:val="clear" w:color="auto" w:fill="auto"/>
              </w:tcPr>
            </w:tcPrChange>
          </w:tcPr>
          <w:p w14:paraId="366461C2" w14:textId="77777777" w:rsidR="004F5BE3" w:rsidRDefault="004F5BE3">
            <w:pPr>
              <w:pStyle w:val="Textetableau"/>
            </w:pPr>
            <w:r>
              <w:t>Session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PrChange w:id="23" w:author="David Roelandt" w:date="2014-05-14T14:42:00Z">
              <w:tcPr>
                <w:tcW w:w="461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</w:tcPr>
            </w:tcPrChange>
          </w:tcPr>
          <w:p w14:paraId="44072BDD" w14:textId="77777777" w:rsidR="004F5BE3" w:rsidRDefault="004F5BE3">
            <w:pPr>
              <w:pStyle w:val="Textetableau"/>
              <w:snapToGrid w:val="0"/>
            </w:pPr>
          </w:p>
        </w:tc>
      </w:tr>
    </w:tbl>
    <w:p w14:paraId="16BDDAC2" w14:textId="77777777" w:rsidR="004F5BE3" w:rsidRDefault="004F5BE3" w:rsidP="001E2E21">
      <w:pPr>
        <w:pStyle w:val="Titre2"/>
      </w:pPr>
      <w:bookmarkStart w:id="24" w:name="_Toc257035949"/>
      <w:r>
        <w:t xml:space="preserve">Installation de </w:t>
      </w:r>
      <w:proofErr w:type="spellStart"/>
      <w:r>
        <w:t>phpMyAdmin</w:t>
      </w:r>
      <w:bookmarkEnd w:id="24"/>
      <w:proofErr w:type="spellEnd"/>
    </w:p>
    <w:p w14:paraId="0C7DF914" w14:textId="77777777" w:rsidR="004F5BE3" w:rsidRDefault="004F5BE3">
      <w:r>
        <w:t>La version de « </w:t>
      </w:r>
      <w:proofErr w:type="spellStart"/>
      <w:r>
        <w:t>phpMyAdmin</w:t>
      </w:r>
      <w:proofErr w:type="spellEnd"/>
      <w:r>
        <w:t> » qui a été utilisée durant le développement était la version « </w:t>
      </w:r>
      <w:r w:rsidR="00281BAE">
        <w:t>5.5.31</w:t>
      </w:r>
      <w:r>
        <w:t> ».</w:t>
      </w:r>
    </w:p>
    <w:p w14:paraId="57C93B5F" w14:textId="77777777" w:rsidR="004F5BE3" w:rsidRDefault="004F5BE3" w:rsidP="001E2E21">
      <w:pPr>
        <w:pStyle w:val="Titre1"/>
      </w:pPr>
      <w:bookmarkStart w:id="25" w:name="_Toc257035950"/>
      <w:r>
        <w:t>Packaging de l’outil</w:t>
      </w:r>
      <w:bookmarkEnd w:id="25"/>
    </w:p>
    <w:p w14:paraId="5DF793CF" w14:textId="3EB6132E" w:rsidR="004F5BE3" w:rsidRDefault="004F5BE3">
      <w:r>
        <w:t>L’outil « </w:t>
      </w:r>
      <w:proofErr w:type="spellStart"/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proofErr w:type="spellEnd"/>
      <w:r>
        <w:rPr>
          <w:szCs w:val="20"/>
        </w:rPr>
        <w:t> »</w:t>
      </w:r>
      <w:r>
        <w:t xml:space="preserve"> est fourni</w:t>
      </w:r>
      <w:del w:id="26" w:author="David Roelandt" w:date="2014-05-14T14:43:00Z">
        <w:r w:rsidDel="00143872">
          <w:delText>t</w:delText>
        </w:r>
      </w:del>
      <w:r>
        <w:t xml:space="preserve"> sous forme d’une archive.</w:t>
      </w:r>
    </w:p>
    <w:p w14:paraId="7DEE6667" w14:textId="77777777" w:rsidR="004F5BE3" w:rsidRDefault="004F5BE3">
      <w:r>
        <w:lastRenderedPageBreak/>
        <w:t>Afin de distinguer une archive d’une autre, ces dernières auront le numéro de version dans leur nom</w:t>
      </w:r>
      <w:r w:rsidR="00FD609E">
        <w:t xml:space="preserve"> sous la forme « </w:t>
      </w:r>
      <w:r w:rsidR="00FD609E" w:rsidRPr="00FD609E">
        <w:rPr>
          <w:rFonts w:ascii="Courier New" w:hAnsi="Courier New" w:cs="Courier New"/>
        </w:rPr>
        <w:t>SecretManager-vN.N.zip</w:t>
      </w:r>
      <w:r w:rsidR="00FD609E">
        <w:t> » (où N.N est égal au numéro de version)</w:t>
      </w:r>
      <w:r>
        <w:t>.</w:t>
      </w:r>
    </w:p>
    <w:p w14:paraId="3DDB8770" w14:textId="77777777" w:rsidR="004F5BE3" w:rsidRDefault="004F5BE3">
      <w:r>
        <w:t>Ainsi, la présente d’archive se nomme :</w:t>
      </w:r>
    </w:p>
    <w:p w14:paraId="29E79DA5" w14:textId="77777777" w:rsidR="004F5BE3" w:rsidRDefault="00281BAE">
      <w:pPr>
        <w:pStyle w:val="Blocdecommandes"/>
      </w:pPr>
      <w:r>
        <w:t>SecretManager-v0.8</w:t>
      </w:r>
      <w:r w:rsidR="004F5BE3">
        <w:t>.zip</w:t>
      </w:r>
    </w:p>
    <w:p w14:paraId="35978122" w14:textId="77777777" w:rsidR="00FD609E" w:rsidRDefault="00FD609E" w:rsidP="00FD609E">
      <w:r>
        <w:t>On peut également trouver des archives portant le nom « </w:t>
      </w:r>
      <w:r w:rsidRPr="00FD609E">
        <w:rPr>
          <w:rFonts w:ascii="Courier New" w:hAnsi="Courier New" w:cs="Courier New"/>
        </w:rPr>
        <w:t>Upd-SecretManager-vN.N.zip</w:t>
      </w:r>
      <w:r>
        <w:t> ». Ce type d’archive permet de faire une mise à jour par rapport à une version précédemment installée.</w:t>
      </w:r>
    </w:p>
    <w:p w14:paraId="1041C60D" w14:textId="77777777" w:rsidR="00E24062" w:rsidRDefault="00E24062" w:rsidP="00E24062">
      <w:pPr>
        <w:pStyle w:val="Miseenavant"/>
      </w:pPr>
      <w:r>
        <w:t xml:space="preserve">Important : une archive de mise à jour ne réinitialise pas la base de données et n’écrase pas non plus les </w:t>
      </w:r>
      <w:commentRangeStart w:id="27"/>
      <w:r>
        <w:t>fichiers de personnalisation</w:t>
      </w:r>
      <w:commentRangeEnd w:id="27"/>
      <w:r w:rsidR="00143872">
        <w:rPr>
          <w:rStyle w:val="Marquedecommentaire"/>
        </w:rPr>
        <w:commentReference w:id="27"/>
      </w:r>
      <w:r>
        <w:t>. En revanche, si une version précédente n’a pas été installée,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> » ne fonctionnera pas.</w:t>
      </w:r>
    </w:p>
    <w:p w14:paraId="4657AC40" w14:textId="77777777" w:rsidR="004F5BE3" w:rsidRDefault="004F5BE3" w:rsidP="001E2E21">
      <w:pPr>
        <w:pStyle w:val="Titre1"/>
      </w:pPr>
      <w:bookmarkStart w:id="28" w:name="_Toc257035951"/>
      <w:r>
        <w:t>Etapes d’installation</w:t>
      </w:r>
      <w:bookmarkEnd w:id="28"/>
    </w:p>
    <w:p w14:paraId="2C77F0B0" w14:textId="77777777" w:rsidR="004F5BE3" w:rsidRDefault="004F5BE3" w:rsidP="001E2E21">
      <w:pPr>
        <w:pStyle w:val="Titre2"/>
      </w:pPr>
      <w:bookmarkStart w:id="29" w:name="_Ref214550147"/>
      <w:bookmarkStart w:id="30" w:name="_Toc257035952"/>
      <w:r>
        <w:t>Etape 1</w:t>
      </w:r>
      <w:bookmarkEnd w:id="29"/>
      <w:bookmarkEnd w:id="30"/>
    </w:p>
    <w:p w14:paraId="105956D3" w14:textId="77777777" w:rsidR="004F5BE3" w:rsidRDefault="004F5BE3">
      <w:r>
        <w:t xml:space="preserve">Il faut copier l’archive </w:t>
      </w:r>
      <w:r w:rsidR="00EE5C5F">
        <w:t xml:space="preserve">d’installation ou de mise à jour </w:t>
      </w:r>
      <w:r>
        <w:t>dans le « </w:t>
      </w:r>
      <w:proofErr w:type="spellStart"/>
      <w:r>
        <w:rPr>
          <w:rFonts w:ascii="Courier New" w:hAnsi="Courier New" w:cs="Courier New"/>
        </w:rPr>
        <w:t>DocumentRoot</w:t>
      </w:r>
      <w:proofErr w:type="spellEnd"/>
      <w:r>
        <w:rPr>
          <w:rFonts w:ascii="Courier New" w:hAnsi="Courier New" w:cs="Courier New"/>
        </w:rPr>
        <w:t> </w:t>
      </w:r>
      <w:r>
        <w:t>» déclaré dans le « </w:t>
      </w:r>
      <w:proofErr w:type="spellStart"/>
      <w:r>
        <w:rPr>
          <w:rFonts w:ascii="Courier New" w:hAnsi="Courier New" w:cs="Courier New"/>
        </w:rPr>
        <w:t>httpd.conf</w:t>
      </w:r>
      <w:proofErr w:type="spellEnd"/>
      <w:r>
        <w:t> » de votre serveur Apache.</w:t>
      </w:r>
    </w:p>
    <w:p w14:paraId="4E6489AF" w14:textId="77777777" w:rsidR="00EE5C5F" w:rsidRDefault="00EE5C5F" w:rsidP="00EE5C5F">
      <w:pPr>
        <w:pStyle w:val="Miseenavant"/>
      </w:pPr>
      <w:r>
        <w:t xml:space="preserve">Pour une </w:t>
      </w:r>
      <w:commentRangeStart w:id="31"/>
      <w:r>
        <w:t>mise à jour</w:t>
      </w:r>
      <w:commentRangeEnd w:id="31"/>
      <w:r w:rsidR="00143872">
        <w:rPr>
          <w:rStyle w:val="Marquedecommentaire"/>
        </w:rPr>
        <w:commentReference w:id="31"/>
      </w:r>
      <w:r>
        <w:t>, il convient de suivre le « IMPORTANT_README » de la version concernée.</w:t>
      </w:r>
    </w:p>
    <w:p w14:paraId="0202DEC9" w14:textId="77777777" w:rsidR="004F5BE3" w:rsidRDefault="004F5BE3" w:rsidP="001E2E21">
      <w:pPr>
        <w:pStyle w:val="Titre2"/>
      </w:pPr>
      <w:bookmarkStart w:id="32" w:name="_Toc257035953"/>
      <w:r>
        <w:t>Etape 2</w:t>
      </w:r>
      <w:bookmarkEnd w:id="32"/>
    </w:p>
    <w:p w14:paraId="43298130" w14:textId="77777777" w:rsidR="004F5BE3" w:rsidRDefault="004F5BE3">
      <w:r>
        <w:t xml:space="preserve">Il faut décompresser l’archive qui a été copiée (voir </w:t>
      </w:r>
      <w:r>
        <w:fldChar w:fldCharType="begin"/>
      </w:r>
      <w:r>
        <w:instrText xml:space="preserve"> </w:instrText>
      </w:r>
      <w:r w:rsidR="006568FC">
        <w:instrText>REF</w:instrText>
      </w:r>
      <w:r>
        <w:instrText xml:space="preserve"> _Ref214550147 \n \h </w:instrText>
      </w:r>
      <w:r>
        <w:fldChar w:fldCharType="separate"/>
      </w:r>
      <w:r>
        <w:t>5.1</w:t>
      </w:r>
      <w:r>
        <w:fldChar w:fldCharType="end"/>
      </w:r>
      <w:r>
        <w:t>). La décompression est dépendante du système d’exploitation de votre serveur. Le livrable étant un « zip », il faut utiliser l’utilitaire qui convient.</w:t>
      </w:r>
    </w:p>
    <w:p w14:paraId="2A4DE2D0" w14:textId="77777777" w:rsidR="004F5BE3" w:rsidRDefault="004F5BE3" w:rsidP="001E2E21">
      <w:pPr>
        <w:pStyle w:val="Titre2"/>
      </w:pPr>
      <w:bookmarkStart w:id="33" w:name="_Toc257035954"/>
      <w:r>
        <w:t>Etape 3</w:t>
      </w:r>
      <w:bookmarkEnd w:id="33"/>
    </w:p>
    <w:p w14:paraId="0902FDEA" w14:textId="77777777" w:rsidR="004F5BE3" w:rsidRDefault="004F5BE3">
      <w:r>
        <w:t>L’archive, une fois décompresser, doit produire les répertoires et sous-répertoires suivants :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3070"/>
        <w:gridCol w:w="3070"/>
        <w:gridCol w:w="3080"/>
      </w:tblGrid>
      <w:tr w:rsidR="004F5BE3" w14:paraId="676A45F9" w14:textId="77777777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D39DE6" w14:textId="77777777" w:rsidR="004F5BE3" w:rsidRDefault="004F5BE3">
            <w:pPr>
              <w:pStyle w:val="Titrecolonne"/>
            </w:pPr>
            <w:r>
              <w:t>Répertoire</w:t>
            </w:r>
          </w:p>
        </w:tc>
        <w:tc>
          <w:tcPr>
            <w:tcW w:w="6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5D5A9F" w14:textId="77777777" w:rsidR="004F5BE3" w:rsidRDefault="004F5BE3">
            <w:pPr>
              <w:pStyle w:val="Titrecolonne"/>
              <w:rPr>
                <w:rFonts w:ascii="Courier New" w:hAnsi="Courier New" w:cs="Courier New"/>
              </w:rPr>
            </w:pPr>
            <w:r>
              <w:t>Sous-répertoire</w:t>
            </w:r>
          </w:p>
        </w:tc>
      </w:tr>
      <w:tr w:rsidR="004F5BE3" w14:paraId="3006791A" w14:textId="77777777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0B54D8" w14:textId="77777777" w:rsidR="004F5BE3" w:rsidRDefault="004F5BE3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SecretManager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C2D82F" w14:textId="77777777" w:rsidR="004F5BE3" w:rsidRDefault="004F5BE3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11EC4457" w14:textId="77777777" w:rsidR="004F5BE3" w:rsidRDefault="004F5BE3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6371D0" w14:paraId="57701853" w14:textId="77777777" w:rsidTr="007F5E85">
        <w:tc>
          <w:tcPr>
            <w:tcW w:w="307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03609678" w14:textId="77777777" w:rsidR="006371D0" w:rsidRDefault="006371D0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2B7919AA" w14:textId="77777777" w:rsidR="006371D0" w:rsidRDefault="007F5E85" w:rsidP="00B421DB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Backup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FDA5EB4" w14:textId="77777777" w:rsidR="006371D0" w:rsidRDefault="006371D0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1BA2BDFF" w14:textId="77777777" w:rsidTr="007F5E85"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2620870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05EA73D4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boostrap</w:t>
            </w:r>
            <w:proofErr w:type="spellEnd"/>
          </w:p>
        </w:tc>
        <w:tc>
          <w:tcPr>
            <w:tcW w:w="3080" w:type="dxa"/>
            <w:tcBorders>
              <w:left w:val="single" w:sz="4" w:space="0" w:color="auto"/>
              <w:right w:val="single" w:sz="4" w:space="0" w:color="000000"/>
            </w:tcBorders>
            <w:shd w:val="clear" w:color="auto" w:fill="auto"/>
          </w:tcPr>
          <w:p w14:paraId="0E6A35E8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11521615" w14:textId="77777777" w:rsidTr="007F5E85"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D5F971F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55A49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Documentations</w:t>
            </w:r>
          </w:p>
        </w:tc>
        <w:tc>
          <w:tcPr>
            <w:tcW w:w="3080" w:type="dxa"/>
            <w:tcBorders>
              <w:left w:val="single" w:sz="4" w:space="0" w:color="auto"/>
              <w:right w:val="single" w:sz="4" w:space="0" w:color="000000"/>
            </w:tcBorders>
            <w:shd w:val="clear" w:color="auto" w:fill="auto"/>
          </w:tcPr>
          <w:p w14:paraId="04D598C3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3040B3B8" w14:textId="77777777" w:rsidTr="007F5E85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1525E1AC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4F463E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Installation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146B2A9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7B8E65C6" w14:textId="77777777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3D3B67C5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08C6CF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Libraries</w:t>
            </w:r>
            <w:proofErr w:type="spellEnd"/>
          </w:p>
        </w:tc>
        <w:tc>
          <w:tcPr>
            <w:tcW w:w="3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BFCFAA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784744FC" w14:textId="77777777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20E365E7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EC903E4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2BC8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Labels</w:t>
            </w:r>
          </w:p>
        </w:tc>
      </w:tr>
      <w:tr w:rsidR="007F5E85" w14:paraId="077E5734" w14:textId="77777777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612E73A0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4E16B989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D892A3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Radius</w:t>
            </w:r>
          </w:p>
        </w:tc>
      </w:tr>
      <w:tr w:rsidR="007F5E85" w14:paraId="29561963" w14:textId="77777777" w:rsidTr="006371D0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14E40D28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D971E7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2FF37180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667F29A6" w14:textId="77777777" w:rsidTr="006371D0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6718B54B" w14:textId="77777777" w:rsidR="007F5E85" w:rsidRDefault="007F5E85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EFDF47" w14:textId="77777777" w:rsidR="007F5E85" w:rsidRDefault="007F5E85" w:rsidP="00B421DB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Pictures</w:t>
            </w:r>
            <w:proofErr w:type="spellEnd"/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2558940" w14:textId="77777777" w:rsidR="007F5E85" w:rsidRDefault="007F5E85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27071139" w14:textId="77777777" w:rsidTr="006371D0">
        <w:tc>
          <w:tcPr>
            <w:tcW w:w="30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DB77F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255616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Temp</w:t>
            </w:r>
            <w:proofErr w:type="spellEnd"/>
          </w:p>
        </w:tc>
        <w:tc>
          <w:tcPr>
            <w:tcW w:w="3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44064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</w:tbl>
    <w:p w14:paraId="552C89D4" w14:textId="77777777" w:rsidR="004F5BE3" w:rsidRDefault="004F5BE3" w:rsidP="001E2E21">
      <w:pPr>
        <w:pStyle w:val="Titre2"/>
      </w:pPr>
      <w:bookmarkStart w:id="34" w:name="_Toc257035955"/>
      <w:r>
        <w:t>Etape 4</w:t>
      </w:r>
      <w:bookmarkEnd w:id="34"/>
    </w:p>
    <w:p w14:paraId="28B066DB" w14:textId="77777777" w:rsidR="004F5BE3" w:rsidRDefault="004F5BE3">
      <w:r>
        <w:t>Se connecter à l’outil « </w:t>
      </w:r>
      <w:proofErr w:type="spellStart"/>
      <w:r>
        <w:t>phpMyAdmin</w:t>
      </w:r>
      <w:proofErr w:type="spellEnd"/>
      <w:r>
        <w:t> » en tant que « </w:t>
      </w:r>
      <w:proofErr w:type="spellStart"/>
      <w:r>
        <w:t>root</w:t>
      </w:r>
      <w:proofErr w:type="spellEnd"/>
      <w:r>
        <w:t> » de la base de données « MySQL ».</w:t>
      </w:r>
    </w:p>
    <w:p w14:paraId="1266950F" w14:textId="77777777" w:rsidR="004F5BE3" w:rsidRDefault="004F5BE3">
      <w:r>
        <w:t>Dans la page d’accueil de « </w:t>
      </w:r>
      <w:proofErr w:type="spellStart"/>
      <w:r>
        <w:t>phpMyAdmin</w:t>
      </w:r>
      <w:proofErr w:type="spellEnd"/>
      <w:r>
        <w:t xml:space="preserve"> », passez la langue de l’interface à </w:t>
      </w:r>
      <w:commentRangeStart w:id="35"/>
      <w:r>
        <w:t>« Français – French </w:t>
      </w:r>
      <w:commentRangeEnd w:id="35"/>
      <w:r w:rsidR="00143872">
        <w:rPr>
          <w:rStyle w:val="Marquedecommentaire"/>
        </w:rPr>
        <w:commentReference w:id="35"/>
      </w:r>
      <w:r>
        <w:t>» et le thème à « </w:t>
      </w:r>
      <w:proofErr w:type="spellStart"/>
      <w:r>
        <w:t>pmahomme</w:t>
      </w:r>
      <w:proofErr w:type="spellEnd"/>
      <w:r>
        <w:t> ».</w:t>
      </w:r>
    </w:p>
    <w:p w14:paraId="04712E74" w14:textId="77777777" w:rsidR="004F5BE3" w:rsidRDefault="004F5BE3">
      <w:r>
        <w:t>Vous devriez obtenir l’écran ci-dessous :</w:t>
      </w:r>
    </w:p>
    <w:p w14:paraId="050FCEFE" w14:textId="77777777" w:rsidR="004F5BE3" w:rsidRDefault="008F3D4E">
      <w:r>
        <w:rPr>
          <w:noProof/>
        </w:rPr>
        <w:drawing>
          <wp:inline distT="0" distB="0" distL="0" distR="0" wp14:anchorId="365EF074" wp14:editId="733B5174">
            <wp:extent cx="5757545" cy="3606800"/>
            <wp:effectExtent l="0" t="0" r="8255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606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A025" w14:textId="77777777" w:rsidR="00143872" w:rsidRDefault="00143872">
      <w:pPr>
        <w:spacing w:after="0" w:line="240" w:lineRule="auto"/>
        <w:rPr>
          <w:ins w:id="36" w:author="David Roelandt" w:date="2014-05-14T14:45:00Z"/>
        </w:rPr>
      </w:pPr>
      <w:ins w:id="37" w:author="David Roelandt" w:date="2014-05-14T14:45:00Z">
        <w:r>
          <w:br w:type="page"/>
        </w:r>
      </w:ins>
    </w:p>
    <w:p w14:paraId="4A849840" w14:textId="2BB97B01" w:rsidR="004F5BE3" w:rsidRDefault="004F5BE3">
      <w:r>
        <w:lastRenderedPageBreak/>
        <w:t>Dans cette interface, il faut utiliser l’onglet « Importer ». En cliquant sur cet onglet, vous arriverez dans l’écran ci-dessous :</w:t>
      </w:r>
    </w:p>
    <w:p w14:paraId="5BD1AF02" w14:textId="77777777" w:rsidR="004F5BE3" w:rsidRDefault="008F3D4E">
      <w:r>
        <w:rPr>
          <w:noProof/>
        </w:rPr>
        <w:drawing>
          <wp:inline distT="0" distB="0" distL="0" distR="0" wp14:anchorId="45B0BBA3" wp14:editId="281B36A8">
            <wp:extent cx="5689600" cy="40722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0722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BED0" w14:textId="77777777" w:rsidR="004F5BE3" w:rsidRDefault="004F5BE3">
      <w:pPr>
        <w:pStyle w:val="Miseenavant"/>
      </w:pPr>
      <w:r>
        <w:t>Il est important de bien conserver le « Jeu de caractère du fichier » à « utf-8 ».</w:t>
      </w:r>
    </w:p>
    <w:p w14:paraId="5A2BF84B" w14:textId="77777777" w:rsidR="004F5BE3" w:rsidRDefault="004F5BE3">
      <w:r>
        <w:t>Ensuite, il faut cliquer sur le bouton « Parcourir… ». Cette action fait apparaître une fenêtre dans laquelle il faut préciser les fichiers SQL à exécuter.</w:t>
      </w:r>
    </w:p>
    <w:p w14:paraId="63E14111" w14:textId="77777777" w:rsidR="004F5BE3" w:rsidRDefault="004F5BE3">
      <w:r>
        <w:t>Les fichiers SQL sont dans le répertoire « Installation » de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».</w:t>
      </w:r>
    </w:p>
    <w:p w14:paraId="53A5CFF3" w14:textId="77777777" w:rsidR="00143872" w:rsidRDefault="00143872">
      <w:pPr>
        <w:spacing w:after="0" w:line="240" w:lineRule="auto"/>
        <w:rPr>
          <w:ins w:id="38" w:author="David Roelandt" w:date="2014-05-14T14:46:00Z"/>
        </w:rPr>
      </w:pPr>
      <w:ins w:id="39" w:author="David Roelandt" w:date="2014-05-14T14:46:00Z">
        <w:r>
          <w:br w:type="page"/>
        </w:r>
      </w:ins>
    </w:p>
    <w:p w14:paraId="538A11A0" w14:textId="08482AFD" w:rsidR="004F5BE3" w:rsidRDefault="004F5BE3">
      <w:r>
        <w:lastRenderedPageBreak/>
        <w:t>Ces fichiers sont :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605"/>
        <w:gridCol w:w="4615"/>
      </w:tblGrid>
      <w:tr w:rsidR="004F5BE3" w14:paraId="79A78237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308E7" w14:textId="77777777" w:rsidR="004F5BE3" w:rsidRDefault="004F5BE3">
            <w:pPr>
              <w:pStyle w:val="Titrecolonne"/>
            </w:pPr>
            <w:r>
              <w:t>Nom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0987B2" w14:textId="77777777" w:rsidR="004F5BE3" w:rsidRDefault="004F5BE3">
            <w:pPr>
              <w:pStyle w:val="Titrecolonne"/>
              <w:rPr>
                <w:rFonts w:ascii="Courier New" w:hAnsi="Courier New" w:cs="Courier New"/>
              </w:rPr>
            </w:pPr>
            <w:r>
              <w:t>Désignation</w:t>
            </w:r>
          </w:p>
        </w:tc>
      </w:tr>
      <w:tr w:rsidR="004F5BE3" w14:paraId="7AAE3484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3B6DEB" w14:textId="77777777" w:rsidR="004F5BE3" w:rsidRDefault="004F5BE3">
            <w:pPr>
              <w:pStyle w:val="Textetableau"/>
            </w:pPr>
            <w:r>
              <w:rPr>
                <w:rFonts w:ascii="Courier New" w:hAnsi="Courier New" w:cs="Courier New"/>
              </w:rPr>
              <w:t>Secret_Manager-0.sql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F4A69D" w14:textId="3C724EDC" w:rsidR="004F5BE3" w:rsidRDefault="004F5BE3">
            <w:pPr>
              <w:pStyle w:val="Textetableau"/>
              <w:rPr>
                <w:b/>
              </w:rPr>
            </w:pPr>
            <w:r>
              <w:t>Ce fichier SQL cré</w:t>
            </w:r>
            <w:del w:id="40" w:author="David Roelandt" w:date="2014-05-14T14:45:00Z">
              <w:r w:rsidDel="00143872">
                <w:delText>é</w:delText>
              </w:r>
            </w:del>
            <w:ins w:id="41" w:author="David Roelandt" w:date="2014-05-14T14:45:00Z">
              <w:r w:rsidR="00143872">
                <w:t>e</w:t>
              </w:r>
            </w:ins>
            <w:r>
              <w:t xml:space="preserve"> la base de données « </w:t>
            </w:r>
            <w:proofErr w:type="spellStart"/>
            <w:r>
              <w:t>Secret_Manager</w:t>
            </w:r>
            <w:proofErr w:type="spellEnd"/>
            <w:r>
              <w:t xml:space="preserve"> », ainsi que toutes </w:t>
            </w:r>
            <w:ins w:id="42" w:author="David Roelandt" w:date="2014-05-14T14:45:00Z">
              <w:r w:rsidR="00143872">
                <w:t>s</w:t>
              </w:r>
            </w:ins>
            <w:del w:id="43" w:author="David Roelandt" w:date="2014-05-14T14:45:00Z">
              <w:r w:rsidDel="00143872">
                <w:delText>c</w:delText>
              </w:r>
            </w:del>
            <w:r>
              <w:t>es tables.</w:t>
            </w:r>
          </w:p>
          <w:p w14:paraId="78A8B17E" w14:textId="77777777" w:rsidR="004F5BE3" w:rsidRDefault="004F5BE3">
            <w:pPr>
              <w:pStyle w:val="Miseenavant"/>
              <w:pBdr>
                <w:left w:val="single" w:sz="8" w:space="4" w:color="FF0000"/>
              </w:pBdr>
              <w:rPr>
                <w:rFonts w:ascii="Courier New" w:hAnsi="Courier New" w:cs="Courier New"/>
              </w:rPr>
            </w:pPr>
            <w:r>
              <w:rPr>
                <w:b/>
              </w:rPr>
              <w:t>Attention </w:t>
            </w:r>
            <w:r>
              <w:t>: ce script supprime la base si elle existait déjà. Vous perdez donc toutes les données si cette dernière en possédée.</w:t>
            </w:r>
          </w:p>
        </w:tc>
      </w:tr>
      <w:tr w:rsidR="004F5BE3" w14:paraId="22ADEF40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21B500" w14:textId="77777777" w:rsidR="004F5BE3" w:rsidRDefault="004F5BE3">
            <w:pPr>
              <w:pStyle w:val="Textetableau"/>
            </w:pPr>
            <w:r>
              <w:rPr>
                <w:rFonts w:ascii="Courier New" w:hAnsi="Courier New" w:cs="Courier New"/>
              </w:rPr>
              <w:t>Secret_Manager-1.sql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97D05" w14:textId="77777777" w:rsidR="004F5BE3" w:rsidRDefault="004F5BE3" w:rsidP="00231E8D">
            <w:pPr>
              <w:pStyle w:val="Textetableau"/>
              <w:rPr>
                <w:rFonts w:ascii="Courier New" w:hAnsi="Courier New" w:cs="Courier New"/>
              </w:rPr>
            </w:pPr>
            <w:r>
              <w:t>Ce fichier SQL créé l’utilisateur « </w:t>
            </w:r>
            <w:proofErr w:type="spellStart"/>
            <w:r>
              <w:t>iica_user</w:t>
            </w:r>
            <w:proofErr w:type="spellEnd"/>
            <w:r>
              <w:t xml:space="preserve"> ». Cet utilisateur est </w:t>
            </w:r>
            <w:r w:rsidR="00231E8D">
              <w:t>celui</w:t>
            </w:r>
            <w:r>
              <w:t xml:space="preserve"> qui permet à l’outil « </w:t>
            </w:r>
            <w:r>
              <w:rPr>
                <w:b/>
                <w:color w:val="9EC630"/>
              </w:rPr>
              <w:t>Secret</w:t>
            </w:r>
            <w:r>
              <w:rPr>
                <w:b/>
                <w:color w:val="568EB6"/>
                <w:szCs w:val="20"/>
              </w:rPr>
              <w:t>Manager</w:t>
            </w:r>
            <w:r w:rsidR="00231E8D">
              <w:t> » d’accéder à la base de données « </w:t>
            </w:r>
            <w:proofErr w:type="spellStart"/>
            <w:r w:rsidR="00231E8D">
              <w:t>secret_m</w:t>
            </w:r>
            <w:r>
              <w:t>anager</w:t>
            </w:r>
            <w:proofErr w:type="spellEnd"/>
            <w:r>
              <w:t> ». Il est l’utilisateur de la base de données.</w:t>
            </w:r>
          </w:p>
        </w:tc>
      </w:tr>
      <w:tr w:rsidR="004F5BE3" w14:paraId="27BC2D49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C03A34" w14:textId="77777777" w:rsidR="004F5BE3" w:rsidRDefault="004F5BE3">
            <w:pPr>
              <w:pStyle w:val="Textetableau"/>
              <w:rPr>
                <w:b/>
              </w:rPr>
            </w:pPr>
            <w:r>
              <w:rPr>
                <w:rFonts w:ascii="Courier New" w:hAnsi="Courier New" w:cs="Courier New"/>
              </w:rPr>
              <w:t>Secret_Manager-2.sql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58919" w14:textId="77777777" w:rsidR="004F5BE3" w:rsidRDefault="004F5BE3">
            <w:pPr>
              <w:pStyle w:val="Miseenavant"/>
              <w:pBdr>
                <w:left w:val="single" w:sz="8" w:space="4" w:color="FF0000"/>
              </w:pBdr>
            </w:pPr>
            <w:r>
              <w:rPr>
                <w:b/>
              </w:rPr>
              <w:t>Attention </w:t>
            </w:r>
            <w:r>
              <w:t>: il faut au préalable sélectionner la base « </w:t>
            </w:r>
            <w:proofErr w:type="spellStart"/>
            <w:r>
              <w:t>Secret_Manager</w:t>
            </w:r>
            <w:proofErr w:type="spellEnd"/>
            <w:r>
              <w:t> » avant d’exécuter ce script.</w:t>
            </w:r>
          </w:p>
          <w:p w14:paraId="2FE9645E" w14:textId="38133582" w:rsidR="004F5BE3" w:rsidRDefault="004F5BE3" w:rsidP="00143872">
            <w:pPr>
              <w:pStyle w:val="Textetableau"/>
            </w:pPr>
            <w:r>
              <w:t>Ce fichier SQL insère les données de base, tel que les données de</w:t>
            </w:r>
            <w:r w:rsidR="00231E8D">
              <w:t>s</w:t>
            </w:r>
            <w:r>
              <w:t xml:space="preserve"> tables de référence. Il cré</w:t>
            </w:r>
            <w:del w:id="44" w:author="David Roelandt" w:date="2014-05-14T14:47:00Z">
              <w:r w:rsidDel="00143872">
                <w:delText>é</w:delText>
              </w:r>
            </w:del>
            <w:ins w:id="45" w:author="David Roelandt" w:date="2014-05-14T14:47:00Z">
              <w:r w:rsidR="00143872">
                <w:t>e</w:t>
              </w:r>
            </w:ins>
            <w:r>
              <w:t xml:space="preserve"> également l’utilisateur </w:t>
            </w:r>
            <w:r w:rsidR="00231E8D">
              <w:t>applicatif « </w:t>
            </w:r>
            <w:proofErr w:type="spellStart"/>
            <w:r w:rsidR="00231E8D">
              <w:t>root</w:t>
            </w:r>
            <w:proofErr w:type="spellEnd"/>
            <w:r w:rsidR="00231E8D">
              <w:t xml:space="preserve"> ». Cet utilisateur est l’Administrateur par défaut </w:t>
            </w:r>
            <w:r>
              <w:t>de l’outil « </w:t>
            </w:r>
            <w:r>
              <w:rPr>
                <w:b/>
                <w:color w:val="9EC630"/>
              </w:rPr>
              <w:t>Secret</w:t>
            </w:r>
            <w:r>
              <w:rPr>
                <w:b/>
                <w:color w:val="568EB6"/>
                <w:szCs w:val="20"/>
              </w:rPr>
              <w:t>Manager </w:t>
            </w:r>
            <w:r>
              <w:t>».</w:t>
            </w:r>
          </w:p>
        </w:tc>
      </w:tr>
    </w:tbl>
    <w:p w14:paraId="0442A919" w14:textId="77777777" w:rsidR="00143872" w:rsidRDefault="00143872">
      <w:pPr>
        <w:rPr>
          <w:ins w:id="46" w:author="David Roelandt" w:date="2014-05-14T14:47:00Z"/>
        </w:rPr>
      </w:pPr>
    </w:p>
    <w:p w14:paraId="0981DF56" w14:textId="77777777" w:rsidR="00143872" w:rsidRDefault="00143872">
      <w:pPr>
        <w:spacing w:after="0" w:line="240" w:lineRule="auto"/>
        <w:rPr>
          <w:ins w:id="47" w:author="David Roelandt" w:date="2014-05-14T14:47:00Z"/>
        </w:rPr>
      </w:pPr>
      <w:ins w:id="48" w:author="David Roelandt" w:date="2014-05-14T14:47:00Z">
        <w:r>
          <w:br w:type="page"/>
        </w:r>
      </w:ins>
    </w:p>
    <w:p w14:paraId="792219C4" w14:textId="0C5DE75F" w:rsidR="004F5BE3" w:rsidRDefault="004F5BE3">
      <w:r>
        <w:lastRenderedPageBreak/>
        <w:t>Après l’exécution du script SQL « </w:t>
      </w:r>
      <w:r>
        <w:rPr>
          <w:rFonts w:ascii="Courier New" w:hAnsi="Courier New" w:cs="Courier New"/>
        </w:rPr>
        <w:t>Secret_Manager-0.sql</w:t>
      </w:r>
      <w:r>
        <w:t> », vous devriez obtenir le résultat suivant dans « </w:t>
      </w:r>
      <w:proofErr w:type="spellStart"/>
      <w:r>
        <w:t>phpMyAdmin</w:t>
      </w:r>
      <w:proofErr w:type="spellEnd"/>
      <w:r>
        <w:t> » :</w:t>
      </w:r>
    </w:p>
    <w:p w14:paraId="2C4362A6" w14:textId="77777777" w:rsidR="004F5BE3" w:rsidRDefault="008F3D4E">
      <w:r>
        <w:rPr>
          <w:noProof/>
        </w:rPr>
        <w:drawing>
          <wp:inline distT="0" distB="0" distL="0" distR="0" wp14:anchorId="370C87B9" wp14:editId="76BFA2FD">
            <wp:extent cx="5664200" cy="2692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692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4A41" w14:textId="77777777" w:rsidR="004F5BE3" w:rsidRDefault="004F5BE3">
      <w:r>
        <w:t>En revanche, après l’exécution du script SQL « </w:t>
      </w:r>
      <w:r>
        <w:rPr>
          <w:rFonts w:ascii="Courier New" w:hAnsi="Courier New" w:cs="Courier New"/>
        </w:rPr>
        <w:t>Secret_Manager-2.sql</w:t>
      </w:r>
      <w:r>
        <w:t> », vous devriez obtenir le résultat suivant dans « </w:t>
      </w:r>
      <w:proofErr w:type="spellStart"/>
      <w:r>
        <w:t>phpMyAdmin</w:t>
      </w:r>
      <w:proofErr w:type="spellEnd"/>
      <w:r>
        <w:t> » :</w:t>
      </w:r>
    </w:p>
    <w:p w14:paraId="2E297230" w14:textId="77777777" w:rsidR="004F5BE3" w:rsidRDefault="008F3D4E">
      <w:r>
        <w:rPr>
          <w:noProof/>
        </w:rPr>
        <w:drawing>
          <wp:inline distT="0" distB="0" distL="0" distR="0" wp14:anchorId="30DCBB7F" wp14:editId="1F11CD15">
            <wp:extent cx="5732145" cy="2870200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0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555C" w14:textId="77777777" w:rsidR="004F5BE3" w:rsidRDefault="004F5BE3">
      <w:r>
        <w:t>Normalement, vous devriez pouvoir utiliser</w:t>
      </w:r>
      <w:del w:id="49" w:author="David Roelandt" w:date="2014-05-14T14:47:00Z">
        <w:r w:rsidDel="00143872">
          <w:delText>,</w:delText>
        </w:r>
      </w:del>
      <w:r>
        <w:t xml:space="preserve"> l’outil « </w:t>
      </w:r>
      <w:proofErr w:type="spellStart"/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proofErr w:type="spellEnd"/>
      <w:r>
        <w:rPr>
          <w:b/>
          <w:color w:val="568EB6"/>
          <w:szCs w:val="20"/>
        </w:rPr>
        <w:t> </w:t>
      </w:r>
      <w:r>
        <w:t>».</w:t>
      </w:r>
    </w:p>
    <w:p w14:paraId="4BED6D8F" w14:textId="77777777" w:rsidR="00B421DB" w:rsidRDefault="00B421DB" w:rsidP="00B421DB">
      <w:pPr>
        <w:pStyle w:val="Titre1"/>
      </w:pPr>
      <w:bookmarkStart w:id="50" w:name="_Toc257035956"/>
      <w:r>
        <w:lastRenderedPageBreak/>
        <w:t>Ajustement des ressources</w:t>
      </w:r>
      <w:bookmarkEnd w:id="50"/>
    </w:p>
    <w:p w14:paraId="6E90D732" w14:textId="5661A614" w:rsidR="00B421DB" w:rsidRDefault="00B421DB">
      <w:r>
        <w:t>Bien que normalement, vous n’ayez pas à changer la disposition des ressources de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», cela reste possible. Pour ce faire</w:t>
      </w:r>
      <w:ins w:id="51" w:author="David Roelandt" w:date="2014-05-14T14:48:00Z">
        <w:r w:rsidR="00143872">
          <w:t>,</w:t>
        </w:r>
      </w:ins>
      <w:r>
        <w:t xml:space="preserve"> vous devez modifier le fichier « </w:t>
      </w:r>
      <w:proofErr w:type="spellStart"/>
      <w:r w:rsidRPr="00B421DB">
        <w:rPr>
          <w:rFonts w:ascii="Courier New" w:hAnsi="Courier New" w:cs="Courier New"/>
        </w:rPr>
        <w:t>Constants.inc.php</w:t>
      </w:r>
      <w:proofErr w:type="spellEnd"/>
      <w:r>
        <w:t xml:space="preserve"> » qui </w:t>
      </w:r>
      <w:r w:rsidR="0015341E">
        <w:t>est localisé</w:t>
      </w:r>
      <w:r>
        <w:t xml:space="preserve"> à la racine de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». Comme son nom l’indique, ce fichier définit toutes les constantes de l’application.</w:t>
      </w:r>
    </w:p>
    <w:p w14:paraId="459C879C" w14:textId="77777777" w:rsidR="00B421DB" w:rsidRDefault="00B421DB" w:rsidP="00F37ECB">
      <w:pPr>
        <w:pStyle w:val="Miseenavant"/>
      </w:pPr>
      <w:r>
        <w:t>Important : il faut retenir que si vous déplacez une ressource, vous devez veillez à ce que l’utilisateur qui lance le serveur Apache dédié au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 soit autorisé à lire et à écrire sur les différentes ressources.</w:t>
      </w:r>
    </w:p>
    <w:p w14:paraId="210B3B9F" w14:textId="77777777" w:rsidR="0015341E" w:rsidRDefault="006B32B6">
      <w:r>
        <w:t>L’installateur doit être particulièrement attentif sur une ressource du fichier « </w:t>
      </w:r>
      <w:commentRangeStart w:id="52"/>
      <w:proofErr w:type="spellStart"/>
      <w:r w:rsidRPr="00B421DB">
        <w:rPr>
          <w:rFonts w:ascii="Courier New" w:hAnsi="Courier New" w:cs="Courier New"/>
        </w:rPr>
        <w:t>Constants.inc.php</w:t>
      </w:r>
      <w:proofErr w:type="spellEnd"/>
      <w:r>
        <w:t> </w:t>
      </w:r>
      <w:commentRangeEnd w:id="52"/>
      <w:r w:rsidR="00143872">
        <w:rPr>
          <w:rStyle w:val="Marquedecommentaire"/>
        </w:rPr>
        <w:commentReference w:id="52"/>
      </w:r>
      <w:r>
        <w:t>», il s’agit de la ressource : « </w:t>
      </w:r>
      <w:r w:rsidRPr="006B32B6">
        <w:rPr>
          <w:rFonts w:ascii="Courier New" w:hAnsi="Courier New" w:cs="Courier New"/>
        </w:rPr>
        <w:t>SERVER </w:t>
      </w:r>
      <w:r>
        <w:t>»</w:t>
      </w:r>
      <w:r w:rsidR="007C1207">
        <w:t>. Cette ressource permet de réécrire l’URL à chaque appel interne de « </w:t>
      </w:r>
      <w:r w:rsidR="007C1207">
        <w:rPr>
          <w:b/>
          <w:color w:val="9EC630"/>
        </w:rPr>
        <w:t>Secret</w:t>
      </w:r>
      <w:r w:rsidR="007C1207">
        <w:rPr>
          <w:b/>
          <w:color w:val="568EB6"/>
          <w:szCs w:val="20"/>
        </w:rPr>
        <w:t>Manager </w:t>
      </w:r>
      <w:r w:rsidR="007C1207">
        <w:t>». Elle doit pointer soit sur une « adresse IP » soit sur une « entrée DNS ». Dans les deux cas, cela  désigne le serveur hébergeant le « </w:t>
      </w:r>
      <w:r w:rsidR="007C1207">
        <w:rPr>
          <w:b/>
          <w:color w:val="9EC630"/>
        </w:rPr>
        <w:t>Secret</w:t>
      </w:r>
      <w:r w:rsidR="007C1207">
        <w:rPr>
          <w:b/>
          <w:color w:val="568EB6"/>
          <w:szCs w:val="20"/>
        </w:rPr>
        <w:t>Manager </w:t>
      </w:r>
      <w:r w:rsidR="007C1207">
        <w:t>» et le « </w:t>
      </w:r>
      <w:r w:rsidR="007C1207">
        <w:rPr>
          <w:b/>
          <w:color w:val="9EC630"/>
        </w:rPr>
        <w:t>Secret</w:t>
      </w:r>
      <w:r w:rsidR="007C1207">
        <w:rPr>
          <w:b/>
          <w:color w:val="568EB6"/>
          <w:szCs w:val="20"/>
        </w:rPr>
        <w:t>Server </w:t>
      </w:r>
      <w:r w:rsidR="007C1207">
        <w:t>». Sachant que ces 2 deux composants doivent être sur le même serveur.</w:t>
      </w:r>
    </w:p>
    <w:p w14:paraId="46FB1555" w14:textId="77777777" w:rsidR="00670522" w:rsidRDefault="00670522">
      <w:r>
        <w:t>Par exemple, supposons que votre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 soit sur le serveur désigné par l’adresse IP : « </w:t>
      </w:r>
      <w:r w:rsidRPr="00670522">
        <w:rPr>
          <w:rFonts w:ascii="Courier New" w:hAnsi="Courier New" w:cs="Courier New"/>
        </w:rPr>
        <w:t>10.192.120.1</w:t>
      </w:r>
      <w:r>
        <w:t> ».</w:t>
      </w:r>
    </w:p>
    <w:p w14:paraId="296E3E2A" w14:textId="77777777" w:rsidR="00670522" w:rsidRDefault="00670522">
      <w:r>
        <w:t>Dans le fichier « </w:t>
      </w:r>
      <w:proofErr w:type="spellStart"/>
      <w:r w:rsidRPr="00B421DB">
        <w:rPr>
          <w:rFonts w:ascii="Courier New" w:hAnsi="Courier New" w:cs="Courier New"/>
        </w:rPr>
        <w:t>Constants.inc.php</w:t>
      </w:r>
      <w:proofErr w:type="spellEnd"/>
      <w:r>
        <w:t> », vous devriez avoir la ligne ci-dessous :</w:t>
      </w:r>
    </w:p>
    <w:p w14:paraId="05539466" w14:textId="77777777" w:rsidR="00670522" w:rsidRPr="00670522" w:rsidRDefault="00670522" w:rsidP="00670522">
      <w:pPr>
        <w:pStyle w:val="Blocdecommandes"/>
      </w:pPr>
      <w:proofErr w:type="spellStart"/>
      <w:proofErr w:type="gramStart"/>
      <w:r w:rsidRPr="00670522">
        <w:t>define</w:t>
      </w:r>
      <w:proofErr w:type="spellEnd"/>
      <w:r w:rsidRPr="00670522">
        <w:t>(</w:t>
      </w:r>
      <w:proofErr w:type="gramEnd"/>
      <w:r w:rsidRPr="00670522">
        <w:t xml:space="preserve"> 'SERVER', '</w:t>
      </w:r>
      <w:r>
        <w:t>10.192.120.1</w:t>
      </w:r>
      <w:r w:rsidRPr="00670522">
        <w:t>' );</w:t>
      </w:r>
    </w:p>
    <w:p w14:paraId="7270B6F0" w14:textId="77777777" w:rsidR="00670522" w:rsidRDefault="00670522">
      <w:r>
        <w:t>Dans votre fichier « </w:t>
      </w:r>
      <w:proofErr w:type="spellStart"/>
      <w:r w:rsidR="00052A42" w:rsidRPr="00052A42">
        <w:rPr>
          <w:rFonts w:ascii="Courier New" w:hAnsi="Courier New" w:cs="Courier New"/>
        </w:rPr>
        <w:t>httpd-vhosts.conf</w:t>
      </w:r>
      <w:proofErr w:type="spellEnd"/>
      <w:r w:rsidR="00052A42">
        <w:t> », vous devriez avoir le bloc suivant :</w:t>
      </w:r>
    </w:p>
    <w:p w14:paraId="692703A1" w14:textId="77777777" w:rsidR="00052A42" w:rsidRDefault="00052A42" w:rsidP="00052A42">
      <w:pPr>
        <w:pStyle w:val="Blocdecommandes"/>
      </w:pPr>
      <w:r>
        <w:t>&lt;</w:t>
      </w:r>
      <w:proofErr w:type="spellStart"/>
      <w:r>
        <w:t>VirtualHost</w:t>
      </w:r>
      <w:proofErr w:type="spellEnd"/>
      <w:r>
        <w:t xml:space="preserve"> 10.192.120.1:443&gt;</w:t>
      </w:r>
    </w:p>
    <w:p w14:paraId="18C32DCE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ServerName</w:t>
      </w:r>
      <w:proofErr w:type="spellEnd"/>
      <w:r>
        <w:t xml:space="preserve"> </w:t>
      </w:r>
      <w:proofErr w:type="spellStart"/>
      <w:r>
        <w:t>secretmanager.localhost</w:t>
      </w:r>
      <w:proofErr w:type="spellEnd"/>
    </w:p>
    <w:p w14:paraId="12C0E40C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ServerAlias</w:t>
      </w:r>
      <w:proofErr w:type="spellEnd"/>
      <w:r>
        <w:t xml:space="preserve"> </w:t>
      </w:r>
      <w:proofErr w:type="spellStart"/>
      <w:r>
        <w:t>SecretManager</w:t>
      </w:r>
      <w:proofErr w:type="spellEnd"/>
    </w:p>
    <w:p w14:paraId="0CF95A48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DocumentRoot</w:t>
      </w:r>
      <w:proofErr w:type="spellEnd"/>
      <w:r>
        <w:t xml:space="preserve"> "/Applications/XAMPP/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htdocs</w:t>
      </w:r>
      <w:proofErr w:type="spellEnd"/>
      <w:r>
        <w:t>/</w:t>
      </w:r>
      <w:proofErr w:type="spellStart"/>
      <w:r>
        <w:t>SecretManager</w:t>
      </w:r>
      <w:proofErr w:type="spellEnd"/>
      <w:r>
        <w:t>"</w:t>
      </w:r>
    </w:p>
    <w:p w14:paraId="55093F4B" w14:textId="77777777" w:rsidR="00052A42" w:rsidRDefault="00052A42" w:rsidP="00052A42">
      <w:pPr>
        <w:pStyle w:val="Blocdecommandes"/>
      </w:pPr>
    </w:p>
    <w:p w14:paraId="5ECDF07E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SSLEngine</w:t>
      </w:r>
      <w:proofErr w:type="spellEnd"/>
      <w:r>
        <w:t xml:space="preserve"> on</w:t>
      </w:r>
    </w:p>
    <w:p w14:paraId="1D900038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SSLCertificateFile</w:t>
      </w:r>
      <w:proofErr w:type="spellEnd"/>
      <w:r>
        <w:t xml:space="preserve"> "/Applications/XAMPP/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etc</w:t>
      </w:r>
      <w:proofErr w:type="spellEnd"/>
      <w:r>
        <w:t>/ssl.crt/server.crt"</w:t>
      </w:r>
    </w:p>
    <w:p w14:paraId="38653425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SSLCertificateKeyFile</w:t>
      </w:r>
      <w:proofErr w:type="spellEnd"/>
      <w:r>
        <w:t xml:space="preserve"> "/Applications/XAMPP/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server.key</w:t>
      </w:r>
      <w:proofErr w:type="spellEnd"/>
      <w:r>
        <w:t>"</w:t>
      </w:r>
    </w:p>
    <w:p w14:paraId="1D8E3414" w14:textId="77777777" w:rsidR="00052A42" w:rsidRDefault="00052A42" w:rsidP="00052A42">
      <w:pPr>
        <w:pStyle w:val="Blocdecommandes"/>
      </w:pPr>
    </w:p>
    <w:p w14:paraId="7370A56D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ServerAdmin</w:t>
      </w:r>
      <w:proofErr w:type="spellEnd"/>
      <w:r>
        <w:t xml:space="preserve"> admin@orasys.fr</w:t>
      </w:r>
    </w:p>
    <w:p w14:paraId="43872F59" w14:textId="77777777" w:rsidR="00052A42" w:rsidRDefault="00052A42" w:rsidP="00052A42">
      <w:pPr>
        <w:pStyle w:val="Blocdecommandes"/>
      </w:pPr>
    </w:p>
    <w:p w14:paraId="343040C6" w14:textId="77777777" w:rsidR="00052A42" w:rsidRDefault="00052A42" w:rsidP="00052A42">
      <w:pPr>
        <w:pStyle w:val="Blocdecommandes"/>
      </w:pPr>
      <w:r>
        <w:t xml:space="preserve">    &lt;Directory 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htdocs</w:t>
      </w:r>
      <w:proofErr w:type="spellEnd"/>
      <w:r>
        <w:t>/</w:t>
      </w:r>
      <w:proofErr w:type="spellStart"/>
      <w:r>
        <w:t>SecretManager</w:t>
      </w:r>
      <w:proofErr w:type="spellEnd"/>
      <w:r>
        <w:t>&gt;</w:t>
      </w:r>
    </w:p>
    <w:p w14:paraId="3A31C4CC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DirectoryIndex</w:t>
      </w:r>
      <w:proofErr w:type="spellEnd"/>
      <w:r>
        <w:t xml:space="preserve"> </w:t>
      </w:r>
      <w:proofErr w:type="spellStart"/>
      <w:r>
        <w:t>index.php</w:t>
      </w:r>
      <w:proofErr w:type="spellEnd"/>
    </w:p>
    <w:p w14:paraId="225789EC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AllowOverride</w:t>
      </w:r>
      <w:proofErr w:type="spellEnd"/>
      <w:r>
        <w:t xml:space="preserve"> All</w:t>
      </w:r>
    </w:p>
    <w:p w14:paraId="1352E4F9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allow</w:t>
      </w:r>
      <w:proofErr w:type="gramStart"/>
      <w:r>
        <w:t>,deny</w:t>
      </w:r>
      <w:proofErr w:type="spellEnd"/>
      <w:proofErr w:type="gramEnd"/>
    </w:p>
    <w:p w14:paraId="6E26EDCF" w14:textId="77777777" w:rsidR="00052A42" w:rsidRDefault="00052A42" w:rsidP="00052A42">
      <w:pPr>
        <w:pStyle w:val="Blocdecommandes"/>
      </w:pPr>
      <w:r>
        <w:lastRenderedPageBreak/>
        <w:t xml:space="preserve">       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all</w:t>
      </w:r>
    </w:p>
    <w:p w14:paraId="667E17BB" w14:textId="77777777" w:rsidR="00052A42" w:rsidRDefault="00052A42" w:rsidP="00052A42">
      <w:pPr>
        <w:pStyle w:val="Blocdecommandes"/>
      </w:pPr>
      <w:r>
        <w:t xml:space="preserve">    &lt;/Directory&gt;</w:t>
      </w:r>
    </w:p>
    <w:p w14:paraId="0E6152C1" w14:textId="77777777" w:rsidR="00052A42" w:rsidRDefault="00052A42" w:rsidP="00052A42">
      <w:pPr>
        <w:pStyle w:val="Blocdecommandes"/>
      </w:pPr>
    </w:p>
    <w:p w14:paraId="46B06638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CustomLog</w:t>
      </w:r>
      <w:proofErr w:type="spellEnd"/>
      <w:r>
        <w:t xml:space="preserve"> logs/</w:t>
      </w:r>
      <w:proofErr w:type="spellStart"/>
      <w:r>
        <w:t>ssl_request_log</w:t>
      </w:r>
      <w:proofErr w:type="spellEnd"/>
      <w:r>
        <w:t xml:space="preserve"> "%t %h %{SSL_PROTOCOL</w:t>
      </w:r>
      <w:proofErr w:type="gramStart"/>
      <w:r>
        <w:t>}x</w:t>
      </w:r>
      <w:proofErr w:type="gramEnd"/>
      <w:r>
        <w:t xml:space="preserve"> %{SSL_CIPHER}x \"%r\" %b"</w:t>
      </w:r>
    </w:p>
    <w:p w14:paraId="784E3D58" w14:textId="77777777" w:rsidR="00052A42" w:rsidRDefault="00052A42" w:rsidP="00052A42">
      <w:pPr>
        <w:pStyle w:val="Blocdecommandes"/>
      </w:pPr>
      <w:r>
        <w:t>&lt;/</w:t>
      </w:r>
      <w:proofErr w:type="spellStart"/>
      <w:r>
        <w:t>VirtualHost</w:t>
      </w:r>
      <w:proofErr w:type="spellEnd"/>
      <w:r>
        <w:t>&gt;</w:t>
      </w:r>
    </w:p>
    <w:p w14:paraId="6C94525A" w14:textId="7FABBE53" w:rsidR="00052A42" w:rsidRDefault="00052A42">
      <w:r>
        <w:t xml:space="preserve">Ces fichiers d’exemple </w:t>
      </w:r>
      <w:del w:id="53" w:author="David Roelandt" w:date="2014-05-14T14:51:00Z">
        <w:r w:rsidDel="004E3520">
          <w:delText xml:space="preserve">sont </w:delText>
        </w:r>
      </w:del>
      <w:ins w:id="54" w:author="David Roelandt" w:date="2014-05-14T14:51:00Z">
        <w:r w:rsidR="004E3520">
          <w:t>s</w:t>
        </w:r>
        <w:r w:rsidR="004E3520">
          <w:t xml:space="preserve">e trouvent </w:t>
        </w:r>
        <w:proofErr w:type="spellStart"/>
        <w:r w:rsidR="004E3520">
          <w:t>dans</w:t>
        </w:r>
      </w:ins>
      <w:r>
        <w:t>le</w:t>
      </w:r>
      <w:proofErr w:type="spellEnd"/>
      <w:r>
        <w:t xml:space="preserve"> répertoire « Installation ». Il vous appartient de les configurer et de les installer aux bons endroits.</w:t>
      </w:r>
    </w:p>
    <w:p w14:paraId="11282A6E" w14:textId="77777777" w:rsidR="004F5BE3" w:rsidRDefault="004F5BE3" w:rsidP="001E2E21">
      <w:pPr>
        <w:pStyle w:val="Titre1"/>
      </w:pPr>
      <w:bookmarkStart w:id="55" w:name="_Toc257035957"/>
      <w:r>
        <w:t>Première connexion à l’outil « </w:t>
      </w:r>
      <w:r>
        <w:rPr>
          <w:color w:val="9EC630"/>
        </w:rPr>
        <w:t>Secret</w:t>
      </w:r>
      <w:r>
        <w:rPr>
          <w:color w:val="568EB6"/>
          <w:szCs w:val="20"/>
        </w:rPr>
        <w:t>Manager </w:t>
      </w:r>
      <w:r>
        <w:t>»</w:t>
      </w:r>
      <w:bookmarkEnd w:id="55"/>
    </w:p>
    <w:p w14:paraId="4CF06872" w14:textId="00317673" w:rsidR="004F5BE3" w:rsidRDefault="004F5BE3">
      <w:r>
        <w:t>Commencez par une connexion locale à votre serveur. Pour ce faire, utilisez votre navigateur e</w:t>
      </w:r>
      <w:del w:id="56" w:author="David Roelandt" w:date="2014-05-14T14:52:00Z">
        <w:r w:rsidDel="004E3520">
          <w:delText>s</w:delText>
        </w:r>
      </w:del>
      <w:r>
        <w:t>t tapez </w:t>
      </w:r>
      <w:ins w:id="57" w:author="David Roelandt" w:date="2014-05-14T14:52:00Z">
        <w:r w:rsidR="004E3520">
          <w:t xml:space="preserve">l’adresse du serveur où est installé </w:t>
        </w:r>
        <w:proofErr w:type="spellStart"/>
        <w:r w:rsidR="004E3520">
          <w:t>SecretManager</w:t>
        </w:r>
      </w:ins>
      <w:proofErr w:type="spellEnd"/>
      <w:r>
        <w:t>:</w:t>
      </w:r>
    </w:p>
    <w:p w14:paraId="3DE3B6E1" w14:textId="77777777" w:rsidR="004F5BE3" w:rsidRDefault="004F5BE3">
      <w:pPr>
        <w:pStyle w:val="Blocdecommandes"/>
      </w:pPr>
      <w:r>
        <w:t>http</w:t>
      </w:r>
      <w:r w:rsidR="00670522">
        <w:t>s</w:t>
      </w:r>
      <w:r>
        <w:t>://</w:t>
      </w:r>
      <w:r w:rsidR="00670522">
        <w:t>10.192.120.1</w:t>
      </w:r>
      <w:r>
        <w:t>/</w:t>
      </w:r>
    </w:p>
    <w:p w14:paraId="63EBAAEE" w14:textId="77777777" w:rsidR="004F5BE3" w:rsidRDefault="004F5BE3">
      <w:r>
        <w:t>Vous devriez obtenir l’écran ci-dessous :</w:t>
      </w:r>
    </w:p>
    <w:p w14:paraId="63095A74" w14:textId="77777777" w:rsidR="004F5BE3" w:rsidRDefault="00670522">
      <w:r>
        <w:rPr>
          <w:noProof/>
        </w:rPr>
        <w:drawing>
          <wp:inline distT="0" distB="0" distL="0" distR="0" wp14:anchorId="08F55F39" wp14:editId="4852B0D9">
            <wp:extent cx="5759450" cy="1496057"/>
            <wp:effectExtent l="0" t="0" r="6350" b="3175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9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06DA" w14:textId="77777777" w:rsidR="004F5BE3" w:rsidRDefault="004F5BE3">
      <w:r>
        <w:t>Comme l’outil vient d’être installé, l’utilisateur par défaut est « </w:t>
      </w:r>
      <w:proofErr w:type="spellStart"/>
      <w:r>
        <w:rPr>
          <w:rFonts w:ascii="Courier New" w:hAnsi="Courier New" w:cs="Courier New"/>
        </w:rPr>
        <w:t>root</w:t>
      </w:r>
      <w:proofErr w:type="spellEnd"/>
      <w:r>
        <w:t> » et son mot de passe par défaut est « </w:t>
      </w:r>
      <w:proofErr w:type="spellStart"/>
      <w:r>
        <w:rPr>
          <w:rFonts w:ascii="Courier New" w:hAnsi="Courier New" w:cs="Courier New"/>
        </w:rPr>
        <w:t>Welcome</w:t>
      </w:r>
      <w:proofErr w:type="spellEnd"/>
      <w:r>
        <w:rPr>
          <w:rFonts w:ascii="Courier New" w:hAnsi="Courier New" w:cs="Courier New"/>
        </w:rPr>
        <w:t> !</w:t>
      </w:r>
      <w:r>
        <w:t> » (</w:t>
      </w:r>
      <w:proofErr w:type="gramStart"/>
      <w:r>
        <w:t>l’espace</w:t>
      </w:r>
      <w:proofErr w:type="gramEnd"/>
      <w:r>
        <w:t xml:space="preserve"> est important entre le « </w:t>
      </w:r>
      <w:r>
        <w:rPr>
          <w:rFonts w:ascii="Courier New" w:hAnsi="Courier New" w:cs="Courier New"/>
        </w:rPr>
        <w:t>e</w:t>
      </w:r>
      <w:r>
        <w:t> » et le « </w:t>
      </w:r>
      <w:r>
        <w:rPr>
          <w:rFonts w:ascii="Courier New" w:hAnsi="Courier New" w:cs="Courier New"/>
        </w:rPr>
        <w:t>!</w:t>
      </w:r>
      <w:r>
        <w:t> »).</w:t>
      </w:r>
    </w:p>
    <w:p w14:paraId="4573DCEB" w14:textId="77777777" w:rsidR="004F5BE3" w:rsidRDefault="004F5BE3">
      <w:pPr>
        <w:pStyle w:val="Miseenavant"/>
      </w:pPr>
      <w:r w:rsidRPr="00F62E43">
        <w:rPr>
          <w:b/>
        </w:rPr>
        <w:t>Attention :</w:t>
      </w:r>
      <w:r>
        <w:t xml:space="preserve"> nous vous conseillons de changer ce mot de passe avant de passer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 w:rsidR="00590D97">
        <w:t> » en « Production », voir utiliser un compte « super-</w:t>
      </w:r>
      <w:proofErr w:type="spellStart"/>
      <w:r w:rsidR="00590D97">
        <w:t>admin</w:t>
      </w:r>
      <w:proofErr w:type="spellEnd"/>
      <w:r w:rsidR="00590D97">
        <w:t> » différent.</w:t>
      </w:r>
    </w:p>
    <w:p w14:paraId="1D5B11A8" w14:textId="77777777" w:rsidR="004E3520" w:rsidRDefault="004E3520">
      <w:pPr>
        <w:spacing w:after="0" w:line="240" w:lineRule="auto"/>
        <w:rPr>
          <w:ins w:id="58" w:author="David Roelandt" w:date="2014-05-14T14:52:00Z"/>
        </w:rPr>
      </w:pPr>
      <w:ins w:id="59" w:author="David Roelandt" w:date="2014-05-14T14:52:00Z">
        <w:r>
          <w:br w:type="page"/>
        </w:r>
      </w:ins>
    </w:p>
    <w:p w14:paraId="08EF09CD" w14:textId="0499DA5F" w:rsidR="004F5BE3" w:rsidRDefault="004F5BE3">
      <w:r>
        <w:lastRenderedPageBreak/>
        <w:t>Vous devriez arriver sur l’écran ci-dessous :</w:t>
      </w:r>
    </w:p>
    <w:p w14:paraId="5557BC90" w14:textId="77777777" w:rsidR="004F5BE3" w:rsidRDefault="00052A42">
      <w:r>
        <w:rPr>
          <w:noProof/>
        </w:rPr>
        <w:drawing>
          <wp:inline distT="0" distB="0" distL="0" distR="0" wp14:anchorId="275755F1" wp14:editId="5C88C19C">
            <wp:extent cx="5759450" cy="2414990"/>
            <wp:effectExtent l="0" t="0" r="6350" b="0"/>
            <wp:docPr id="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1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B7E8" w14:textId="77777777" w:rsidR="004F5BE3" w:rsidRDefault="004F5BE3">
      <w:r>
        <w:t>Si c’est le cas, votre installation est finie et vous pouvez entamer la lecture du « Guide d’Administration ».</w:t>
      </w:r>
    </w:p>
    <w:p w14:paraId="1E40FFB9" w14:textId="77777777" w:rsidR="004F5BE3" w:rsidRDefault="004F5BE3" w:rsidP="001E2E21">
      <w:pPr>
        <w:pStyle w:val="Titre1"/>
      </w:pPr>
      <w:bookmarkStart w:id="60" w:name="_Toc257035958"/>
      <w:r>
        <w:t>Erreurs de connexion à l’outil « </w:t>
      </w:r>
      <w:r>
        <w:rPr>
          <w:color w:val="9EC630"/>
        </w:rPr>
        <w:t>Secret</w:t>
      </w:r>
      <w:r>
        <w:rPr>
          <w:color w:val="568EB6"/>
          <w:szCs w:val="20"/>
        </w:rPr>
        <w:t>Manager </w:t>
      </w:r>
      <w:r>
        <w:t>»</w:t>
      </w:r>
      <w:bookmarkEnd w:id="60"/>
    </w:p>
    <w:p w14:paraId="3E9F17C7" w14:textId="77777777" w:rsidR="004F5BE3" w:rsidRDefault="004F5BE3">
      <w:r>
        <w:t>Les erreurs peuvent être nombreuses, mais voici quelques voies de prospection :</w:t>
      </w:r>
    </w:p>
    <w:p w14:paraId="785FF047" w14:textId="77777777" w:rsidR="004F5BE3" w:rsidRDefault="004F5BE3" w:rsidP="001E2E21">
      <w:pPr>
        <w:pStyle w:val="Titre2"/>
      </w:pPr>
      <w:bookmarkStart w:id="61" w:name="_Toc257035959"/>
      <w:r>
        <w:t>Erreurs de connexion à la base de données</w:t>
      </w:r>
      <w:bookmarkEnd w:id="61"/>
    </w:p>
    <w:p w14:paraId="1391BC79" w14:textId="77777777" w:rsidR="004F5BE3" w:rsidRDefault="004F5BE3">
      <w:r>
        <w:t>Les variables d’environnement qui gèrent l’accès à la base de données sont dans le fichier « </w:t>
      </w:r>
      <w:proofErr w:type="spellStart"/>
      <w:r>
        <w:rPr>
          <w:rFonts w:ascii="Courier New" w:hAnsi="Courier New" w:cs="Courier New"/>
        </w:rPr>
        <w:t>Config_Access_DB.inc.php</w:t>
      </w:r>
      <w:proofErr w:type="spellEnd"/>
      <w:r>
        <w:t> » dans le sous-répertoire « </w:t>
      </w:r>
      <w:proofErr w:type="spellStart"/>
      <w:r>
        <w:rPr>
          <w:rFonts w:ascii="Courier New" w:hAnsi="Courier New" w:cs="Courier New"/>
        </w:rPr>
        <w:t>Libraries</w:t>
      </w:r>
      <w:proofErr w:type="spellEnd"/>
      <w:r>
        <w:rPr>
          <w:rFonts w:ascii="Courier New" w:hAnsi="Courier New" w:cs="Courier New"/>
        </w:rPr>
        <w:t> </w:t>
      </w:r>
      <w:r>
        <w:t>» du répertoire d’installation « </w:t>
      </w:r>
      <w:r>
        <w:rPr>
          <w:rFonts w:ascii="Courier New" w:hAnsi="Courier New" w:cs="Courier New"/>
        </w:rPr>
        <w:t>SecretManager </w:t>
      </w:r>
      <w:r>
        <w:t>».</w:t>
      </w:r>
    </w:p>
    <w:p w14:paraId="58F817FE" w14:textId="77777777" w:rsidR="004F5BE3" w:rsidRDefault="004F5BE3">
      <w:r>
        <w:t>Le mot de passe de l’utilisateur « </w:t>
      </w:r>
      <w:proofErr w:type="spellStart"/>
      <w:r>
        <w:rPr>
          <w:rFonts w:ascii="Courier New" w:hAnsi="Courier New" w:cs="Courier New"/>
        </w:rPr>
        <w:t>iica_user</w:t>
      </w:r>
      <w:proofErr w:type="spellEnd"/>
      <w:r>
        <w:t> » doit par exemple être en phase avec celui en base de données.</w:t>
      </w:r>
    </w:p>
    <w:p w14:paraId="40BD414B" w14:textId="77777777" w:rsidR="00927781" w:rsidRDefault="00927781" w:rsidP="001E2E21">
      <w:pPr>
        <w:pStyle w:val="Titre1"/>
        <w:rPr>
          <w:szCs w:val="20"/>
        </w:rPr>
      </w:pPr>
      <w:bookmarkStart w:id="62" w:name="_Toc257035960"/>
      <w:r>
        <w:t>Installation du « </w:t>
      </w:r>
      <w:r>
        <w:rPr>
          <w:color w:val="9EC630"/>
        </w:rPr>
        <w:t>Secret</w:t>
      </w:r>
      <w:r>
        <w:rPr>
          <w:color w:val="568EB6"/>
          <w:szCs w:val="20"/>
        </w:rPr>
        <w:t>Server</w:t>
      </w:r>
      <w:r>
        <w:rPr>
          <w:szCs w:val="20"/>
        </w:rPr>
        <w:t> »</w:t>
      </w:r>
      <w:bookmarkEnd w:id="62"/>
    </w:p>
    <w:p w14:paraId="377EA1CE" w14:textId="77777777" w:rsidR="00927781" w:rsidRDefault="00511FCA">
      <w:pPr>
        <w:rPr>
          <w:szCs w:val="20"/>
        </w:rPr>
      </w:pPr>
      <w:r>
        <w:t>Le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 xml:space="preserve"> » est localisé dans le même répertoire que le </w:t>
      </w:r>
      <w:r>
        <w:t>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 xml:space="preserve"> ». La différence est que ce dernier n’est pas une application Web. Le </w:t>
      </w:r>
      <w:r>
        <w:t>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> » doit être exécuté en tant que tâche de fond de votre système.</w:t>
      </w:r>
    </w:p>
    <w:p w14:paraId="10122139" w14:textId="77777777" w:rsidR="00C6628D" w:rsidRDefault="00C6628D" w:rsidP="00F62E43">
      <w:pPr>
        <w:pStyle w:val="Miseenavant"/>
        <w:rPr>
          <w:szCs w:val="20"/>
        </w:rPr>
      </w:pPr>
      <w:r w:rsidRPr="00F62E43">
        <w:rPr>
          <w:b/>
          <w:szCs w:val="20"/>
        </w:rPr>
        <w:t>Important :</w:t>
      </w:r>
      <w:r>
        <w:rPr>
          <w:szCs w:val="20"/>
        </w:rPr>
        <w:t xml:space="preserve"> l’utilisateur </w:t>
      </w:r>
      <w:r w:rsidR="00FD50FB">
        <w:rPr>
          <w:szCs w:val="20"/>
        </w:rPr>
        <w:t xml:space="preserve">qui exécute le </w:t>
      </w:r>
      <w:r>
        <w:t>« </w:t>
      </w:r>
      <w:r>
        <w:rPr>
          <w:b/>
          <w:color w:val="9EC630"/>
        </w:rPr>
        <w:t>Secret</w:t>
      </w:r>
      <w:r w:rsidR="00FD50FB">
        <w:rPr>
          <w:b/>
          <w:color w:val="568EB6"/>
          <w:szCs w:val="20"/>
        </w:rPr>
        <w:t>Serv</w:t>
      </w:r>
      <w:r>
        <w:rPr>
          <w:b/>
          <w:color w:val="568EB6"/>
          <w:szCs w:val="20"/>
        </w:rPr>
        <w:t>er </w:t>
      </w:r>
      <w:r>
        <w:t>»</w:t>
      </w:r>
      <w:r w:rsidR="00FD50FB">
        <w:t xml:space="preserve"> doit être le même que celui exécute le serveur Apache dédié au</w:t>
      </w:r>
      <w:r>
        <w:t xml:space="preserve">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».</w:t>
      </w:r>
      <w:r w:rsidR="00FD50FB">
        <w:t xml:space="preserve"> Une importance particulière doit être portée sur le </w:t>
      </w:r>
      <w:r w:rsidR="00FD50FB">
        <w:lastRenderedPageBreak/>
        <w:t>partage du répertoire des « Sessions ». Effectivement, le « </w:t>
      </w:r>
      <w:r w:rsidR="00FD50FB">
        <w:rPr>
          <w:b/>
          <w:color w:val="9EC630"/>
        </w:rPr>
        <w:t>Secret</w:t>
      </w:r>
      <w:r w:rsidR="00FD50FB">
        <w:rPr>
          <w:b/>
          <w:color w:val="568EB6"/>
          <w:szCs w:val="20"/>
        </w:rPr>
        <w:t>Server </w:t>
      </w:r>
      <w:r w:rsidR="00FD50FB">
        <w:t>»</w:t>
      </w:r>
      <w:r w:rsidR="00F62E43">
        <w:t xml:space="preserve"> accède aux sessions des différents utilisateurs qui se présentent à lui afin de vérifier les droits de ces mêmes utilisateurs</w:t>
      </w:r>
      <w:r w:rsidR="00FD50FB">
        <w:t>.</w:t>
      </w:r>
    </w:p>
    <w:p w14:paraId="229142D4" w14:textId="77777777" w:rsidR="00A6158C" w:rsidRDefault="00A6158C" w:rsidP="00A6158C">
      <w:pPr>
        <w:pStyle w:val="Titre2"/>
      </w:pPr>
      <w:bookmarkStart w:id="63" w:name="_Toc257035961"/>
      <w:r>
        <w:t>Paramétrage du « </w:t>
      </w:r>
      <w:r>
        <w:rPr>
          <w:color w:val="9EC630"/>
        </w:rPr>
        <w:t>Secret</w:t>
      </w:r>
      <w:r>
        <w:rPr>
          <w:color w:val="568EB6"/>
        </w:rPr>
        <w:t>Server</w:t>
      </w:r>
      <w:r>
        <w:t> »</w:t>
      </w:r>
      <w:bookmarkEnd w:id="63"/>
    </w:p>
    <w:p w14:paraId="39BD7E8E" w14:textId="77777777" w:rsidR="00A6158C" w:rsidRDefault="00A6158C">
      <w:r>
        <w:rPr>
          <w:szCs w:val="20"/>
        </w:rPr>
        <w:t xml:space="preserve">Par défaut, au démarrage du </w:t>
      </w:r>
      <w:r>
        <w:t>« </w:t>
      </w:r>
      <w:r>
        <w:rPr>
          <w:color w:val="9EC630"/>
        </w:rPr>
        <w:t>Secret</w:t>
      </w:r>
      <w:r>
        <w:rPr>
          <w:color w:val="568EB6"/>
        </w:rPr>
        <w:t>Server</w:t>
      </w:r>
      <w:r>
        <w:t> », ce dernier utilise le fichier de configuration ci-dessous :</w:t>
      </w:r>
    </w:p>
    <w:p w14:paraId="35ACE8A0" w14:textId="77777777" w:rsidR="00A6158C" w:rsidRDefault="00A6158C" w:rsidP="00A6158C">
      <w:pPr>
        <w:pStyle w:val="Blocdecommandes"/>
      </w:pPr>
      <w:proofErr w:type="spellStart"/>
      <w:r w:rsidRPr="00A6158C">
        <w:t>Libraries</w:t>
      </w:r>
      <w:proofErr w:type="spellEnd"/>
      <w:r w:rsidRPr="00A6158C">
        <w:t>/</w:t>
      </w:r>
      <w:proofErr w:type="spellStart"/>
      <w:r w:rsidRPr="00A6158C">
        <w:t>Config_SM</w:t>
      </w:r>
      <w:proofErr w:type="spellEnd"/>
      <w:r w:rsidRPr="00A6158C">
        <w:t>-secrets-</w:t>
      </w:r>
      <w:proofErr w:type="spellStart"/>
      <w:r w:rsidRPr="00A6158C">
        <w:t>server.inc.php</w:t>
      </w:r>
      <w:proofErr w:type="spellEnd"/>
    </w:p>
    <w:p w14:paraId="45651033" w14:textId="77777777" w:rsidR="00A6158C" w:rsidRDefault="00002DD9">
      <w:pPr>
        <w:rPr>
          <w:szCs w:val="20"/>
        </w:rPr>
      </w:pPr>
      <w:r>
        <w:rPr>
          <w:szCs w:val="20"/>
        </w:rPr>
        <w:t>Ce fichier permet de définir 3</w:t>
      </w:r>
      <w:r w:rsidR="00A6158C">
        <w:rPr>
          <w:szCs w:val="20"/>
        </w:rPr>
        <w:t xml:space="preserve"> paramètres importants :</w:t>
      </w:r>
    </w:p>
    <w:p w14:paraId="512B58B5" w14:textId="77777777" w:rsidR="00002DD9" w:rsidRDefault="00002DD9" w:rsidP="00002DD9">
      <w:pPr>
        <w:pStyle w:val="NumroNiveau1"/>
      </w:pPr>
      <w:r>
        <w:t xml:space="preserve">L’adresse IP (sachant que pour le moment, seul le </w:t>
      </w:r>
      <w:proofErr w:type="spellStart"/>
      <w:r w:rsidRPr="00002DD9">
        <w:rPr>
          <w:rFonts w:ascii="Courier New" w:hAnsi="Courier New" w:cs="Courier New"/>
        </w:rPr>
        <w:t>localhost</w:t>
      </w:r>
      <w:proofErr w:type="spellEnd"/>
      <w:r>
        <w:t xml:space="preserve"> fonctionne) ;</w:t>
      </w:r>
    </w:p>
    <w:p w14:paraId="06F6EBFA" w14:textId="77777777" w:rsidR="00A6158C" w:rsidRPr="00A6158C" w:rsidRDefault="00A6158C" w:rsidP="00002DD9">
      <w:pPr>
        <w:pStyle w:val="NumroNiveau1"/>
      </w:pPr>
      <w:r>
        <w:t xml:space="preserve">Le port IP d’écoute du </w:t>
      </w:r>
      <w:proofErr w:type="spellStart"/>
      <w:r>
        <w:t>SecretServer</w:t>
      </w:r>
      <w:proofErr w:type="spellEnd"/>
      <w:r>
        <w:t xml:space="preserve"> (par défaut, </w:t>
      </w:r>
      <w:r w:rsidRPr="00A6158C">
        <w:rPr>
          <w:rFonts w:ascii="Courier New" w:hAnsi="Courier New" w:cs="Courier New"/>
        </w:rPr>
        <w:t>$</w:t>
      </w:r>
      <w:proofErr w:type="spellStart"/>
      <w:r w:rsidRPr="00A6158C">
        <w:rPr>
          <w:rFonts w:ascii="Courier New" w:hAnsi="Courier New" w:cs="Courier New"/>
        </w:rPr>
        <w:t>IP_Port</w:t>
      </w:r>
      <w:proofErr w:type="spellEnd"/>
      <w:r w:rsidRPr="00A6158C">
        <w:rPr>
          <w:rFonts w:ascii="Courier New" w:hAnsi="Courier New" w:cs="Courier New"/>
        </w:rPr>
        <w:t xml:space="preserve"> = 10000</w:t>
      </w:r>
      <w:r>
        <w:t>) ;</w:t>
      </w:r>
    </w:p>
    <w:p w14:paraId="49C78F97" w14:textId="116E368C" w:rsidR="00A6158C" w:rsidRDefault="00A6158C" w:rsidP="00002DD9">
      <w:pPr>
        <w:pStyle w:val="NumroNiveau1"/>
      </w:pPr>
      <w:r>
        <w:t xml:space="preserve">Le nom du fichier dans lequel sera stockée la clé </w:t>
      </w:r>
      <w:ins w:id="64" w:author="David Roelandt" w:date="2014-05-14T14:53:00Z">
        <w:r w:rsidR="004E3520">
          <w:t>M</w:t>
        </w:r>
      </w:ins>
      <w:del w:id="65" w:author="David Roelandt" w:date="2014-05-14T14:53:00Z">
        <w:r w:rsidDel="004E3520">
          <w:delText>m</w:delText>
        </w:r>
      </w:del>
      <w:r>
        <w:t xml:space="preserve">ère (par défaut, </w:t>
      </w:r>
      <w:r w:rsidRPr="00A6158C">
        <w:rPr>
          <w:rFonts w:ascii="Courier New" w:hAnsi="Courier New" w:cs="Courier New"/>
        </w:rPr>
        <w:t>$</w:t>
      </w:r>
      <w:proofErr w:type="spellStart"/>
      <w:r w:rsidRPr="00A6158C">
        <w:rPr>
          <w:rFonts w:ascii="Courier New" w:hAnsi="Courier New" w:cs="Courier New"/>
        </w:rPr>
        <w:t>SecretFile</w:t>
      </w:r>
      <w:proofErr w:type="spellEnd"/>
      <w:r w:rsidRPr="00A6158C">
        <w:rPr>
          <w:rFonts w:ascii="Courier New" w:hAnsi="Courier New" w:cs="Courier New"/>
        </w:rPr>
        <w:t xml:space="preserve"> = '</w:t>
      </w:r>
      <w:proofErr w:type="spellStart"/>
      <w:r w:rsidRPr="00A6158C">
        <w:rPr>
          <w:rFonts w:ascii="Courier New" w:hAnsi="Courier New" w:cs="Courier New"/>
        </w:rPr>
        <w:t>Libraries</w:t>
      </w:r>
      <w:proofErr w:type="spellEnd"/>
      <w:r w:rsidRPr="00A6158C">
        <w:rPr>
          <w:rFonts w:ascii="Courier New" w:hAnsi="Courier New" w:cs="Courier New"/>
        </w:rPr>
        <w:t>/secret.dat'</w:t>
      </w:r>
      <w:r>
        <w:t>).</w:t>
      </w:r>
      <w:r w:rsidR="00747D7A">
        <w:t xml:space="preserve"> La clé </w:t>
      </w:r>
      <w:ins w:id="66" w:author="David Roelandt" w:date="2014-05-14T14:53:00Z">
        <w:r w:rsidR="004E3520">
          <w:t>M</w:t>
        </w:r>
      </w:ins>
      <w:del w:id="67" w:author="David Roelandt" w:date="2014-05-14T14:53:00Z">
        <w:r w:rsidR="00747D7A" w:rsidDel="004E3520">
          <w:delText>m</w:delText>
        </w:r>
      </w:del>
      <w:r w:rsidR="00747D7A">
        <w:t>ère est la clé utilisée pour chiffrer les secrets dans la base de données.</w:t>
      </w:r>
    </w:p>
    <w:p w14:paraId="07DC6F6C" w14:textId="77777777" w:rsidR="00002DD9" w:rsidRPr="00A6158C" w:rsidRDefault="00002DD9" w:rsidP="00002DD9">
      <w:r>
        <w:t>Normalement, seul le numéro de port IP devrait être changé.</w:t>
      </w:r>
    </w:p>
    <w:p w14:paraId="2EAB345D" w14:textId="77777777" w:rsidR="006568FC" w:rsidRDefault="00511FCA" w:rsidP="00511FCA">
      <w:pPr>
        <w:pStyle w:val="Titre2"/>
      </w:pPr>
      <w:bookmarkStart w:id="68" w:name="_Toc257035962"/>
      <w:r>
        <w:t>Lancer le « </w:t>
      </w:r>
      <w:r>
        <w:rPr>
          <w:color w:val="9EC630"/>
        </w:rPr>
        <w:t>Secret</w:t>
      </w:r>
      <w:r>
        <w:rPr>
          <w:color w:val="568EB6"/>
        </w:rPr>
        <w:t>Server</w:t>
      </w:r>
      <w:r>
        <w:t> »</w:t>
      </w:r>
      <w:bookmarkEnd w:id="68"/>
    </w:p>
    <w:p w14:paraId="79049B1D" w14:textId="77777777" w:rsidR="006568FC" w:rsidRDefault="00511FCA" w:rsidP="006568FC">
      <w:pPr>
        <w:rPr>
          <w:szCs w:val="20"/>
        </w:rPr>
      </w:pPr>
      <w:r>
        <w:t xml:space="preserve"> </w:t>
      </w:r>
      <w:r w:rsidR="006568FC">
        <w:t>Pour démarrer le « </w:t>
      </w:r>
      <w:r w:rsidR="006568FC">
        <w:rPr>
          <w:b/>
          <w:color w:val="9EC630"/>
        </w:rPr>
        <w:t>Secret</w:t>
      </w:r>
      <w:r w:rsidR="006568FC">
        <w:rPr>
          <w:b/>
          <w:color w:val="568EB6"/>
          <w:szCs w:val="20"/>
        </w:rPr>
        <w:t>Server</w:t>
      </w:r>
      <w:r w:rsidR="006568FC">
        <w:rPr>
          <w:szCs w:val="20"/>
        </w:rPr>
        <w:t> »,</w:t>
      </w:r>
      <w:r w:rsidR="00E4546A">
        <w:rPr>
          <w:szCs w:val="20"/>
        </w:rPr>
        <w:t xml:space="preserve"> il faut globalement exécuter les</w:t>
      </w:r>
      <w:r w:rsidR="006568FC">
        <w:rPr>
          <w:szCs w:val="20"/>
        </w:rPr>
        <w:t xml:space="preserve"> commande</w:t>
      </w:r>
      <w:r w:rsidR="00E4546A">
        <w:rPr>
          <w:szCs w:val="20"/>
        </w:rPr>
        <w:t>s</w:t>
      </w:r>
      <w:r w:rsidR="006568FC">
        <w:rPr>
          <w:szCs w:val="20"/>
        </w:rPr>
        <w:t xml:space="preserve"> ci-dessous :</w:t>
      </w:r>
    </w:p>
    <w:p w14:paraId="40BFA4BE" w14:textId="77777777" w:rsidR="00E4546A" w:rsidRDefault="00E4546A" w:rsidP="006568FC">
      <w:pPr>
        <w:pStyle w:val="Blocdecommandes"/>
      </w:pPr>
      <w:r>
        <w:t xml:space="preserve">$ </w:t>
      </w:r>
      <w:proofErr w:type="gramStart"/>
      <w:r>
        <w:t>cd</w:t>
      </w:r>
      <w:proofErr w:type="gramEnd"/>
      <w:r>
        <w:t xml:space="preserve"> ${SECRET_MANAGER}</w:t>
      </w:r>
    </w:p>
    <w:p w14:paraId="131FD495" w14:textId="77777777" w:rsidR="006568FC" w:rsidRDefault="00E4546A" w:rsidP="006568FC">
      <w:pPr>
        <w:pStyle w:val="Blocdecommandes"/>
      </w:pPr>
      <w:r>
        <w:t xml:space="preserve">$ </w:t>
      </w: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r w:rsidR="006568FC">
        <w:t>SM-secrets-</w:t>
      </w:r>
      <w:proofErr w:type="spellStart"/>
      <w:r w:rsidR="006568FC">
        <w:t>server.php</w:t>
      </w:r>
      <w:proofErr w:type="spellEnd"/>
    </w:p>
    <w:p w14:paraId="472B1D83" w14:textId="77777777" w:rsidR="006568FC" w:rsidRDefault="006568FC" w:rsidP="006568FC">
      <w:pPr>
        <w:rPr>
          <w:szCs w:val="20"/>
        </w:rPr>
      </w:pPr>
      <w:r w:rsidRPr="00954896">
        <w:rPr>
          <w:rFonts w:ascii="Courier New" w:hAnsi="Courier New" w:cs="Courier New"/>
        </w:rPr>
        <w:t>${SECRET_MANAGER}</w:t>
      </w:r>
      <w:r>
        <w:t xml:space="preserve"> correspond au répertoire d’installation du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> ».</w:t>
      </w:r>
    </w:p>
    <w:p w14:paraId="5C180C12" w14:textId="77777777" w:rsidR="00C84C9D" w:rsidRDefault="00C84C9D" w:rsidP="00C84C9D">
      <w:pPr>
        <w:rPr>
          <w:szCs w:val="20"/>
        </w:rPr>
      </w:pPr>
      <w:r>
        <w:t>Tant que vous êtes en mode test, nous vous invitons à utiliser le mode « DEBUG » à l’exécution de votre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> ».</w:t>
      </w:r>
    </w:p>
    <w:p w14:paraId="2193F472" w14:textId="77777777" w:rsidR="00C84C9D" w:rsidRDefault="00E4546A" w:rsidP="00C84C9D">
      <w:pPr>
        <w:rPr>
          <w:szCs w:val="20"/>
        </w:rPr>
      </w:pPr>
      <w:r>
        <w:rPr>
          <w:szCs w:val="20"/>
        </w:rPr>
        <w:t>Pour ce faire vous exécutez les</w:t>
      </w:r>
      <w:r w:rsidR="00C84C9D">
        <w:rPr>
          <w:szCs w:val="20"/>
        </w:rPr>
        <w:t xml:space="preserve"> commande</w:t>
      </w:r>
      <w:r>
        <w:rPr>
          <w:szCs w:val="20"/>
        </w:rPr>
        <w:t>s</w:t>
      </w:r>
      <w:r w:rsidR="00C84C9D">
        <w:rPr>
          <w:szCs w:val="20"/>
        </w:rPr>
        <w:t xml:space="preserve"> ci-dessous :</w:t>
      </w:r>
    </w:p>
    <w:p w14:paraId="44156E17" w14:textId="77777777" w:rsidR="00E4546A" w:rsidRDefault="00E4546A" w:rsidP="00C84C9D">
      <w:pPr>
        <w:pStyle w:val="Blocdecommandes"/>
      </w:pPr>
      <w:r>
        <w:t xml:space="preserve">$ </w:t>
      </w:r>
      <w:proofErr w:type="gramStart"/>
      <w:r>
        <w:t>cd</w:t>
      </w:r>
      <w:proofErr w:type="gramEnd"/>
      <w:r>
        <w:t xml:space="preserve"> ${SECRET_MANAGER}</w:t>
      </w:r>
    </w:p>
    <w:p w14:paraId="052D366F" w14:textId="77777777" w:rsidR="00C84C9D" w:rsidRDefault="00C84C9D" w:rsidP="00C84C9D">
      <w:pPr>
        <w:pStyle w:val="Blocdecommandes"/>
      </w:pPr>
      <w:r>
        <w:t xml:space="preserve">$ </w:t>
      </w:r>
      <w:proofErr w:type="spellStart"/>
      <w:proofErr w:type="gramStart"/>
      <w:r>
        <w:t>php</w:t>
      </w:r>
      <w:proofErr w:type="spellEnd"/>
      <w:proofErr w:type="gramEnd"/>
      <w:r>
        <w:t xml:space="preserve"> SM-secrets-</w:t>
      </w:r>
      <w:proofErr w:type="spellStart"/>
      <w:r>
        <w:t>server.php</w:t>
      </w:r>
      <w:proofErr w:type="spellEnd"/>
      <w:r>
        <w:t xml:space="preserve"> </w:t>
      </w:r>
      <w:r w:rsidRPr="004D24F4">
        <w:rPr>
          <w:b/>
        </w:rPr>
        <w:t>-d</w:t>
      </w:r>
    </w:p>
    <w:p w14:paraId="328DFE24" w14:textId="77777777" w:rsidR="00C84C9D" w:rsidRDefault="00C84C9D" w:rsidP="00C84C9D">
      <w:pPr>
        <w:rPr>
          <w:szCs w:val="20"/>
        </w:rPr>
      </w:pPr>
      <w:r>
        <w:rPr>
          <w:szCs w:val="20"/>
        </w:rPr>
        <w:t>Pour plus d’information sur les options disponibles, exécutez la commande ci-dessous :</w:t>
      </w:r>
    </w:p>
    <w:p w14:paraId="0C5B7F4D" w14:textId="77777777" w:rsidR="00C84C9D" w:rsidRDefault="00C84C9D" w:rsidP="00C84C9D">
      <w:pPr>
        <w:pStyle w:val="Blocdecommandes"/>
      </w:pPr>
      <w:r>
        <w:t xml:space="preserve">$ </w:t>
      </w:r>
      <w:proofErr w:type="spellStart"/>
      <w:proofErr w:type="gramStart"/>
      <w:r>
        <w:t>php</w:t>
      </w:r>
      <w:proofErr w:type="spellEnd"/>
      <w:proofErr w:type="gramEnd"/>
      <w:r>
        <w:t xml:space="preserve"> ${SECRET_MANAGER}/SM-secrets-</w:t>
      </w:r>
      <w:proofErr w:type="spellStart"/>
      <w:r>
        <w:t>server.php</w:t>
      </w:r>
      <w:proofErr w:type="spellEnd"/>
      <w:r>
        <w:t xml:space="preserve"> </w:t>
      </w:r>
      <w:r w:rsidRPr="004D24F4">
        <w:rPr>
          <w:b/>
        </w:rPr>
        <w:t>-</w:t>
      </w:r>
      <w:r>
        <w:rPr>
          <w:b/>
        </w:rPr>
        <w:t>h</w:t>
      </w:r>
    </w:p>
    <w:p w14:paraId="2D2F66BE" w14:textId="77777777" w:rsidR="006568FC" w:rsidRDefault="00C84C9D" w:rsidP="006568FC">
      <w:pPr>
        <w:rPr>
          <w:szCs w:val="20"/>
        </w:rPr>
      </w:pPr>
      <w:r>
        <w:rPr>
          <w:szCs w:val="20"/>
        </w:rPr>
        <w:t>Pour encapsuler ces</w:t>
      </w:r>
      <w:r w:rsidR="006568FC">
        <w:rPr>
          <w:szCs w:val="20"/>
        </w:rPr>
        <w:t xml:space="preserve"> commande</w:t>
      </w:r>
      <w:r>
        <w:rPr>
          <w:szCs w:val="20"/>
        </w:rPr>
        <w:t>s</w:t>
      </w:r>
      <w:r w:rsidR="006568FC">
        <w:rPr>
          <w:szCs w:val="20"/>
        </w:rPr>
        <w:t xml:space="preserve">, il est préférable de voir cela avec l’Administrateur du serveur hébergeant le </w:t>
      </w:r>
      <w:r w:rsidR="006568FC">
        <w:t>« </w:t>
      </w:r>
      <w:r w:rsidR="006568FC">
        <w:rPr>
          <w:b/>
          <w:color w:val="9EC630"/>
        </w:rPr>
        <w:t>Secret</w:t>
      </w:r>
      <w:r w:rsidR="006568FC">
        <w:rPr>
          <w:b/>
          <w:color w:val="568EB6"/>
          <w:szCs w:val="20"/>
        </w:rPr>
        <w:t>Server</w:t>
      </w:r>
      <w:r w:rsidR="006568FC">
        <w:rPr>
          <w:szCs w:val="20"/>
        </w:rPr>
        <w:t> ».</w:t>
      </w:r>
    </w:p>
    <w:p w14:paraId="0E856297" w14:textId="77777777" w:rsidR="00E4546A" w:rsidRPr="00954896" w:rsidRDefault="00E4546A" w:rsidP="00E4546A">
      <w:pPr>
        <w:pStyle w:val="Miseenavant"/>
      </w:pPr>
      <w:r>
        <w:rPr>
          <w:b/>
        </w:rPr>
        <w:lastRenderedPageBreak/>
        <w:t xml:space="preserve">Important </w:t>
      </w:r>
      <w:r>
        <w:t>: Le « </w:t>
      </w:r>
      <w:r w:rsidRPr="00E4546A">
        <w:rPr>
          <w:rFonts w:ascii="Courier New" w:hAnsi="Courier New" w:cs="Courier New"/>
        </w:rPr>
        <w:t>SM-secrets-</w:t>
      </w:r>
      <w:proofErr w:type="spellStart"/>
      <w:r w:rsidRPr="00E4546A">
        <w:rPr>
          <w:rFonts w:ascii="Courier New" w:hAnsi="Courier New" w:cs="Courier New"/>
        </w:rPr>
        <w:t>server.php</w:t>
      </w:r>
      <w:proofErr w:type="spellEnd"/>
      <w:r>
        <w:t xml:space="preserve"> » appelle un fichier en relatif, dans son exécution. Par conséquent, il faut impérativement se positionner dans le répertoire d’installation du </w:t>
      </w:r>
      <w:r w:rsidRPr="00E4546A">
        <w:rPr>
          <w:rFonts w:ascii="Courier New" w:hAnsi="Courier New" w:cs="Courier New"/>
        </w:rPr>
        <w:t>SECRET_MANAGER</w:t>
      </w:r>
      <w:r>
        <w:t xml:space="preserve"> avant d’exécuter le « </w:t>
      </w:r>
      <w:r>
        <w:rPr>
          <w:b/>
          <w:color w:val="9EC630"/>
        </w:rPr>
        <w:t>Secret</w:t>
      </w:r>
      <w:r>
        <w:rPr>
          <w:b/>
          <w:color w:val="568EB6"/>
        </w:rPr>
        <w:t>Server</w:t>
      </w:r>
      <w:r>
        <w:t> ».</w:t>
      </w:r>
    </w:p>
    <w:p w14:paraId="2E23ECFC" w14:textId="77777777" w:rsidR="00954896" w:rsidRDefault="00C84C9D" w:rsidP="004D24F4">
      <w:pPr>
        <w:pStyle w:val="Titre3"/>
      </w:pPr>
      <w:bookmarkStart w:id="69" w:name="_Toc257035963"/>
      <w:r>
        <w:t xml:space="preserve">Tester le </w:t>
      </w:r>
      <w:r w:rsidR="00954896">
        <w:t>démarrage</w:t>
      </w:r>
      <w:r>
        <w:t xml:space="preserve"> du « </w:t>
      </w:r>
      <w:r w:rsidRPr="00C84C9D">
        <w:rPr>
          <w:color w:val="9EC630"/>
        </w:rPr>
        <w:t>Secret</w:t>
      </w:r>
      <w:r w:rsidRPr="00C84C9D">
        <w:rPr>
          <w:color w:val="568EB6"/>
          <w:szCs w:val="20"/>
        </w:rPr>
        <w:t>Server</w:t>
      </w:r>
      <w:r>
        <w:rPr>
          <w:szCs w:val="20"/>
        </w:rPr>
        <w:t> »</w:t>
      </w:r>
      <w:bookmarkEnd w:id="69"/>
    </w:p>
    <w:p w14:paraId="334746E1" w14:textId="77777777" w:rsidR="00511FCA" w:rsidRDefault="00C84C9D" w:rsidP="00C84C9D">
      <w:r>
        <w:t>Il est possible de démarrer le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 xml:space="preserve"> » en arrière plan en utilisant la commande </w:t>
      </w:r>
      <w:r w:rsidR="004D24F4">
        <w:t>« SUDO »</w:t>
      </w:r>
      <w:r>
        <w:t>, comme ci-dessous :</w:t>
      </w:r>
    </w:p>
    <w:p w14:paraId="5076FC94" w14:textId="77777777" w:rsidR="004D24F4" w:rsidRDefault="004D24F4" w:rsidP="004D24F4">
      <w:pPr>
        <w:pStyle w:val="Blocdecommandes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–b </w:t>
      </w:r>
      <w:proofErr w:type="spellStart"/>
      <w:r>
        <w:t>php</w:t>
      </w:r>
      <w:proofErr w:type="spellEnd"/>
      <w:r>
        <w:t xml:space="preserve"> ${SECRET_MANAGER}/SM-</w:t>
      </w:r>
      <w:r w:rsidR="00CA35E4">
        <w:t>secrets-</w:t>
      </w:r>
      <w:proofErr w:type="spellStart"/>
      <w:r w:rsidR="00CA35E4">
        <w:t>server</w:t>
      </w:r>
      <w:r>
        <w:t>.php</w:t>
      </w:r>
      <w:proofErr w:type="spellEnd"/>
    </w:p>
    <w:p w14:paraId="7FC4A79B" w14:textId="77777777" w:rsidR="004D00E1" w:rsidRDefault="004D00E1">
      <w:bookmarkStart w:id="70" w:name="_GoBack"/>
      <w:bookmarkEnd w:id="70"/>
    </w:p>
    <w:sectPr w:rsidR="004D00E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685" w:right="1418" w:bottom="1745" w:left="1418" w:header="1418" w:footer="1418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David Roelandt" w:date="2014-05-14T14:42:00Z" w:initials="DRO">
    <w:p w14:paraId="4D1A102A" w14:textId="12509C88" w:rsidR="00143872" w:rsidRDefault="00143872">
      <w:pPr>
        <w:pStyle w:val="Commentaire"/>
      </w:pPr>
      <w:r>
        <w:rPr>
          <w:rStyle w:val="Marquedecommentaire"/>
        </w:rPr>
        <w:annotationRef/>
      </w:r>
      <w:proofErr w:type="spellStart"/>
      <w:r>
        <w:t>HeartBleed</w:t>
      </w:r>
      <w:proofErr w:type="spellEnd"/>
      <w:r>
        <w:t xml:space="preserve"> proof ?</w:t>
      </w:r>
    </w:p>
  </w:comment>
  <w:comment w:id="27" w:author="David Roelandt" w:date="2014-05-14T14:43:00Z" w:initials="DRO">
    <w:p w14:paraId="6A0A9391" w14:textId="14896C26" w:rsidR="00143872" w:rsidRDefault="00143872">
      <w:pPr>
        <w:pStyle w:val="Commentaire"/>
      </w:pPr>
      <w:r>
        <w:rPr>
          <w:rStyle w:val="Marquedecommentaire"/>
        </w:rPr>
        <w:annotationRef/>
      </w:r>
      <w:r>
        <w:t>Il s’agit de quels fichiers exactement ?</w:t>
      </w:r>
    </w:p>
  </w:comment>
  <w:comment w:id="31" w:author="David Roelandt" w:date="2014-05-14T14:44:00Z" w:initials="DRO">
    <w:p w14:paraId="7706BC54" w14:textId="4BB810BA" w:rsidR="00143872" w:rsidRDefault="00143872">
      <w:pPr>
        <w:pStyle w:val="Commentaire"/>
      </w:pPr>
      <w:r>
        <w:rPr>
          <w:rStyle w:val="Marquedecommentaire"/>
        </w:rPr>
        <w:annotationRef/>
      </w:r>
      <w:r>
        <w:t>Seuls les fichiers modifiés sont livrés ?</w:t>
      </w:r>
    </w:p>
  </w:comment>
  <w:comment w:id="35" w:author="David Roelandt" w:date="2014-05-14T14:44:00Z" w:initials="DRO">
    <w:p w14:paraId="6F668DD4" w14:textId="0EAC4E7D" w:rsidR="00143872" w:rsidRDefault="00143872">
      <w:pPr>
        <w:pStyle w:val="Commentaire"/>
      </w:pPr>
      <w:r>
        <w:rPr>
          <w:rStyle w:val="Marquedecommentaire"/>
        </w:rPr>
        <w:annotationRef/>
      </w:r>
      <w:r>
        <w:t>Est-ce toujours nécessaire ?</w:t>
      </w:r>
    </w:p>
  </w:comment>
  <w:comment w:id="52" w:author="David Roelandt" w:date="2014-05-14T14:49:00Z" w:initials="DRO">
    <w:p w14:paraId="4EC4A34E" w14:textId="5F3A4675" w:rsidR="00143872" w:rsidRDefault="00143872">
      <w:pPr>
        <w:pStyle w:val="Commentaire"/>
      </w:pPr>
      <w:r>
        <w:rPr>
          <w:rStyle w:val="Marquedecommentaire"/>
        </w:rPr>
        <w:annotationRef/>
      </w:r>
      <w:r>
        <w:t>Je pense qu’il faudrait plus détailler ce fichier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E1F9DA" w14:textId="77777777" w:rsidR="00B247AE" w:rsidRDefault="00B247AE">
      <w:r>
        <w:separator/>
      </w:r>
    </w:p>
  </w:endnote>
  <w:endnote w:type="continuationSeparator" w:id="0">
    <w:p w14:paraId="17A32A78" w14:textId="77777777" w:rsidR="00B247AE" w:rsidRDefault="00B24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87E9FC" w14:textId="77777777" w:rsidR="003E56F5" w:rsidRDefault="003E56F5">
    <w:r>
      <w:rPr>
        <w:noProof/>
      </w:rPr>
      <w:drawing>
        <wp:anchor distT="0" distB="0" distL="114300" distR="114300" simplePos="0" relativeHeight="251659776" behindDoc="1" locked="0" layoutInCell="1" allowOverlap="1" wp14:anchorId="714E4B91" wp14:editId="63B5FA8D">
          <wp:simplePos x="0" y="0"/>
          <wp:positionH relativeFrom="column">
            <wp:posOffset>-892810</wp:posOffset>
          </wp:positionH>
          <wp:positionV relativeFrom="paragraph">
            <wp:posOffset>-485140</wp:posOffset>
          </wp:positionV>
          <wp:extent cx="7552055" cy="889000"/>
          <wp:effectExtent l="0" t="0" r="0" b="0"/>
          <wp:wrapThrough wrapText="bothSides">
            <wp:wrapPolygon edited="0">
              <wp:start x="0" y="0"/>
              <wp:lineTo x="0" y="20983"/>
              <wp:lineTo x="21504" y="20983"/>
              <wp:lineTo x="21504" y="0"/>
              <wp:lineTo x="0" y="0"/>
            </wp:wrapPolygon>
          </wp:wrapThrough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055" cy="88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6A5929" w14:textId="77777777" w:rsidR="003E56F5" w:rsidRDefault="003E56F5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B8AB5" w14:textId="77777777" w:rsidR="003E56F5" w:rsidRDefault="003E56F5" w:rsidP="00873D54">
    <w:pPr>
      <w:pStyle w:val="Pieddepage"/>
      <w:tabs>
        <w:tab w:val="clear" w:pos="4536"/>
        <w:tab w:val="clear" w:pos="9072"/>
        <w:tab w:val="right" w:pos="8931"/>
      </w:tabs>
    </w:pPr>
    <w:r>
      <w:t xml:space="preserve">Version </w:t>
    </w:r>
    <w:r w:rsidRPr="00873D54">
      <w:rPr>
        <w:b/>
      </w:rPr>
      <w:fldChar w:fldCharType="begin"/>
    </w:r>
    <w:r w:rsidRPr="00873D54">
      <w:rPr>
        <w:b/>
      </w:rPr>
      <w:instrText xml:space="preserve"> DOCPROPERTY "_Version"  \* MERGEFORMAT </w:instrText>
    </w:r>
    <w:r w:rsidRPr="00873D54">
      <w:rPr>
        <w:b/>
      </w:rPr>
      <w:fldChar w:fldCharType="separate"/>
    </w:r>
    <w:r w:rsidRPr="00873D54">
      <w:rPr>
        <w:b/>
      </w:rPr>
      <w:t>1.0-0</w:t>
    </w:r>
    <w:r w:rsidRPr="00873D54">
      <w:rPr>
        <w:b/>
      </w:rPr>
      <w:fldChar w:fldCharType="end"/>
    </w:r>
    <w:r>
      <w:tab/>
    </w:r>
    <w:r w:rsidRPr="00D506ED">
      <w:rPr>
        <w:rStyle w:val="Numrodepage"/>
        <w:b/>
      </w:rPr>
      <w:fldChar w:fldCharType="begin"/>
    </w:r>
    <w:r w:rsidRPr="00D506ED">
      <w:rPr>
        <w:rStyle w:val="Numrodepage"/>
        <w:b/>
      </w:rPr>
      <w:instrText xml:space="preserve"> PAGE </w:instrText>
    </w:r>
    <w:r w:rsidRPr="00D506ED">
      <w:rPr>
        <w:rStyle w:val="Numrodepage"/>
        <w:b/>
      </w:rPr>
      <w:fldChar w:fldCharType="separate"/>
    </w:r>
    <w:r w:rsidR="004E3520">
      <w:rPr>
        <w:rStyle w:val="Numrodepage"/>
        <w:b/>
        <w:noProof/>
      </w:rPr>
      <w:t>15</w:t>
    </w:r>
    <w:r w:rsidRPr="00D506ED">
      <w:rPr>
        <w:rStyle w:val="Numrodepage"/>
        <w:b/>
      </w:rPr>
      <w:fldChar w:fldCharType="end"/>
    </w:r>
    <w:r>
      <w:rPr>
        <w:rStyle w:val="Numrodepage"/>
      </w:rPr>
      <w:t xml:space="preserve"> / </w:t>
    </w:r>
    <w:r>
      <w:rPr>
        <w:rStyle w:val="Numrodepage"/>
      </w:rPr>
      <w:fldChar w:fldCharType="begin"/>
    </w:r>
    <w:r>
      <w:rPr>
        <w:rStyle w:val="Numrodepage"/>
      </w:rPr>
      <w:instrText xml:space="preserve"> NUMPAGES  \* MERGEFORMAT </w:instrText>
    </w:r>
    <w:r>
      <w:rPr>
        <w:rStyle w:val="Numrodepage"/>
      </w:rPr>
      <w:fldChar w:fldCharType="separate"/>
    </w:r>
    <w:r w:rsidR="004E3520">
      <w:rPr>
        <w:rStyle w:val="Numrodepage"/>
        <w:noProof/>
      </w:rPr>
      <w:t>16</w:t>
    </w:r>
    <w:r>
      <w:rPr>
        <w:rStyle w:val="Numrodepage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4EFB5B" w14:textId="77777777" w:rsidR="003E56F5" w:rsidRDefault="003E56F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6502D3" w14:textId="77777777" w:rsidR="00B247AE" w:rsidRDefault="00B247AE">
      <w:r>
        <w:separator/>
      </w:r>
    </w:p>
  </w:footnote>
  <w:footnote w:type="continuationSeparator" w:id="0">
    <w:p w14:paraId="363390B7" w14:textId="77777777" w:rsidR="00B247AE" w:rsidRDefault="00B247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Look w:val="0000" w:firstRow="0" w:lastRow="0" w:firstColumn="0" w:lastColumn="0" w:noHBand="0" w:noVBand="0"/>
    </w:tblPr>
    <w:tblGrid>
      <w:gridCol w:w="3064"/>
      <w:gridCol w:w="6222"/>
    </w:tblGrid>
    <w:tr w:rsidR="003E56F5" w14:paraId="11033B2C" w14:textId="77777777" w:rsidTr="0045251B">
      <w:trPr>
        <w:trHeight w:val="693"/>
        <w:jc w:val="center"/>
      </w:trPr>
      <w:tc>
        <w:tcPr>
          <w:tcW w:w="1650" w:type="pct"/>
          <w:shd w:val="clear" w:color="auto" w:fill="auto"/>
          <w:vAlign w:val="center"/>
        </w:tcPr>
        <w:p w14:paraId="6A4D2D62" w14:textId="77777777" w:rsidR="003E56F5" w:rsidRDefault="003E56F5">
          <w:pPr>
            <w:pStyle w:val="En-tte"/>
          </w:pPr>
          <w:r>
            <w:rPr>
              <w:noProof/>
            </w:rPr>
            <w:drawing>
              <wp:inline distT="0" distB="0" distL="0" distR="0" wp14:anchorId="00B24E37" wp14:editId="536F564B">
                <wp:extent cx="1488314" cy="796248"/>
                <wp:effectExtent l="0" t="0" r="10795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Orasys_Doc_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1322" cy="797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50" w:type="pct"/>
          <w:tcBorders>
            <w:top w:val="single" w:sz="48" w:space="0" w:color="auto"/>
          </w:tcBorders>
          <w:shd w:val="clear" w:color="auto" w:fill="auto"/>
          <w:vAlign w:val="center"/>
        </w:tcPr>
        <w:p w14:paraId="2DD2F4B9" w14:textId="77777777" w:rsidR="003E56F5" w:rsidRDefault="003E56F5">
          <w:pPr>
            <w:pStyle w:val="En-tte"/>
          </w:pPr>
        </w:p>
      </w:tc>
    </w:tr>
  </w:tbl>
  <w:p w14:paraId="4401B1EB" w14:textId="77777777" w:rsidR="003E56F5" w:rsidRDefault="003E56F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E31AF7" w14:textId="77777777" w:rsidR="003E56F5" w:rsidRDefault="003E56F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18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14"/>
      <w:gridCol w:w="6466"/>
    </w:tblGrid>
    <w:tr w:rsidR="003E56F5" w14:paraId="135D6219" w14:textId="77777777" w:rsidTr="00873D54">
      <w:tc>
        <w:tcPr>
          <w:tcW w:w="2714" w:type="dxa"/>
        </w:tcPr>
        <w:p w14:paraId="4F8E8C29" w14:textId="77777777" w:rsidR="003E56F5" w:rsidRDefault="003E56F5" w:rsidP="00873D54">
          <w:pPr>
            <w:pStyle w:val="En-tte"/>
            <w:tabs>
              <w:tab w:val="clear" w:pos="4536"/>
              <w:tab w:val="clear" w:pos="9072"/>
            </w:tabs>
          </w:pPr>
          <w:r>
            <w:rPr>
              <w:noProof/>
            </w:rPr>
            <w:drawing>
              <wp:inline distT="0" distB="0" distL="0" distR="0" wp14:anchorId="5759DD3F" wp14:editId="2D89948D">
                <wp:extent cx="1586788" cy="848931"/>
                <wp:effectExtent l="0" t="0" r="0" b="0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Orasys_Doc_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8644" cy="849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66" w:type="dxa"/>
          <w:vAlign w:val="center"/>
        </w:tcPr>
        <w:p w14:paraId="2AA3E1DA" w14:textId="77777777" w:rsidR="003E56F5" w:rsidRPr="00873D54" w:rsidRDefault="00B247AE" w:rsidP="00873D54">
          <w:pPr>
            <w:pStyle w:val="Titreen-tte"/>
            <w:tabs>
              <w:tab w:val="clear" w:pos="4536"/>
              <w:tab w:val="clear" w:pos="9072"/>
            </w:tabs>
            <w:ind w:left="0"/>
          </w:pPr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3E56F5" w:rsidRPr="00873D54">
            <w:t>Guide d'Installation</w:t>
          </w:r>
          <w:r>
            <w:fldChar w:fldCharType="end"/>
          </w:r>
        </w:p>
        <w:p w14:paraId="6C1C43AE" w14:textId="77777777" w:rsidR="003E56F5" w:rsidRPr="00873D54" w:rsidRDefault="003E56F5" w:rsidP="00873D54">
          <w:pPr>
            <w:pStyle w:val="En-tte"/>
            <w:tabs>
              <w:tab w:val="clear" w:pos="4536"/>
              <w:tab w:val="clear" w:pos="9072"/>
            </w:tabs>
            <w:jc w:val="left"/>
            <w:rPr>
              <w:sz w:val="20"/>
              <w:szCs w:val="20"/>
            </w:rPr>
          </w:pPr>
          <w:r w:rsidRPr="00873D54">
            <w:rPr>
              <w:rFonts w:eastAsia="MS Mincho" w:cs="Arial"/>
              <w:color w:val="EE7203"/>
              <w:sz w:val="20"/>
              <w:szCs w:val="20"/>
            </w:rPr>
            <w:fldChar w:fldCharType="begin"/>
          </w:r>
          <w:r w:rsidRPr="00873D54">
            <w:rPr>
              <w:rFonts w:eastAsia="MS Mincho" w:cs="Arial"/>
              <w:color w:val="EE7203"/>
              <w:sz w:val="20"/>
              <w:szCs w:val="20"/>
            </w:rPr>
            <w:instrText xml:space="preserve"> SUBJECT  \* MERGEFORMAT </w:instrText>
          </w:r>
          <w:r w:rsidRPr="00873D54">
            <w:rPr>
              <w:rFonts w:eastAsia="MS Mincho" w:cs="Arial"/>
              <w:color w:val="EE7203"/>
              <w:sz w:val="20"/>
              <w:szCs w:val="20"/>
            </w:rPr>
            <w:fldChar w:fldCharType="separate"/>
          </w:r>
          <w:proofErr w:type="spellStart"/>
          <w:r w:rsidRPr="00873D54">
            <w:rPr>
              <w:rFonts w:eastAsia="MS Mincho" w:cs="Arial"/>
              <w:color w:val="EE7203"/>
              <w:sz w:val="20"/>
              <w:szCs w:val="20"/>
            </w:rPr>
            <w:t>SecretManager</w:t>
          </w:r>
          <w:proofErr w:type="spellEnd"/>
          <w:r w:rsidRPr="00873D54">
            <w:rPr>
              <w:rFonts w:eastAsia="MS Mincho" w:cs="Arial"/>
              <w:color w:val="EE7203"/>
              <w:sz w:val="20"/>
              <w:szCs w:val="20"/>
            </w:rPr>
            <w:t xml:space="preserve"> v0.8-x</w:t>
          </w:r>
          <w:r w:rsidRPr="00873D54">
            <w:rPr>
              <w:rFonts w:eastAsia="MS Mincho" w:cs="Arial"/>
              <w:color w:val="EE7203"/>
              <w:sz w:val="20"/>
              <w:szCs w:val="20"/>
            </w:rPr>
            <w:fldChar w:fldCharType="end"/>
          </w:r>
        </w:p>
      </w:tc>
    </w:tr>
  </w:tbl>
  <w:p w14:paraId="0089248A" w14:textId="77777777" w:rsidR="003E56F5" w:rsidRDefault="003E56F5" w:rsidP="00873D54">
    <w:pPr>
      <w:pStyle w:val="En-tte"/>
      <w:tabs>
        <w:tab w:val="clear" w:pos="4536"/>
        <w:tab w:val="clear" w:pos="9072"/>
      </w:tabs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09EFB5" w14:textId="77777777" w:rsidR="003E56F5" w:rsidRDefault="003E56F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cs="Times New Roman"/>
      </w:rPr>
    </w:lvl>
  </w:abstractNum>
  <w:abstractNum w:abstractNumId="1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436"/>
      </w:pPr>
      <w:rPr>
        <w:rFonts w:cs="Times New Roman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152" w:hanging="585"/>
      </w:pPr>
      <w:rPr>
        <w:rFonts w:cs="Times New Roman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1584" w:hanging="733"/>
      </w:pPr>
      <w:rPr>
        <w:rFonts w:cs="Times New Roman"/>
        <w:b/>
        <w:i w:val="0"/>
      </w:rPr>
    </w:lvl>
    <w:lvl w:ilvl="3">
      <w:start w:val="1"/>
      <w:numFmt w:val="lowerRoman"/>
      <w:lvlText w:val="%4."/>
      <w:lvlJc w:val="left"/>
      <w:pPr>
        <w:tabs>
          <w:tab w:val="num" w:pos="2880"/>
        </w:tabs>
        <w:ind w:left="2088" w:hanging="954"/>
      </w:pPr>
      <w:rPr>
        <w:rFonts w:cs="Times New Roman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cs="Times New Roman"/>
      </w:rPr>
    </w:lvl>
  </w:abstractNum>
  <w:abstractNum w:abstractNumId="2">
    <w:nsid w:val="00000003"/>
    <w:multiLevelType w:val="multilevel"/>
    <w:tmpl w:val="00000003"/>
    <w:name w:val="WW8Num6"/>
    <w:lvl w:ilvl="0">
      <w:start w:val="1"/>
      <w:numFmt w:val="bullet"/>
      <w:lvlText w:val="»"/>
      <w:lvlJc w:val="left"/>
      <w:pPr>
        <w:tabs>
          <w:tab w:val="num" w:pos="0"/>
        </w:tabs>
        <w:ind w:left="717" w:hanging="360"/>
      </w:pPr>
      <w:rPr>
        <w:rFonts w:ascii="Arial" w:hAnsi="Arial" w:cs="Arial"/>
        <w:b/>
        <w:i w:val="0"/>
        <w:color w:val="000000"/>
        <w:sz w:val="20"/>
      </w:rPr>
    </w:lvl>
    <w:lvl w:ilvl="1">
      <w:start w:val="1"/>
      <w:numFmt w:val="bullet"/>
      <w:lvlText w:val=""/>
      <w:lvlJc w:val="left"/>
      <w:pPr>
        <w:tabs>
          <w:tab w:val="num" w:pos="0"/>
        </w:tabs>
        <w:ind w:left="1437" w:hanging="360"/>
      </w:pPr>
      <w:rPr>
        <w:rFonts w:ascii="Wingdings" w:hAnsi="Wingdings" w:cs="Wingdings"/>
        <w:b/>
        <w:i w:val="0"/>
        <w:sz w:val="20"/>
      </w:rPr>
    </w:lvl>
    <w:lvl w:ilvl="2">
      <w:start w:val="1"/>
      <w:numFmt w:val="bullet"/>
      <w:lvlText w:val="̵"/>
      <w:lvlJc w:val="left"/>
      <w:pPr>
        <w:tabs>
          <w:tab w:val="num" w:pos="0"/>
        </w:tabs>
        <w:ind w:left="2157" w:hanging="360"/>
      </w:pPr>
      <w:rPr>
        <w:rFonts w:ascii="Arial" w:hAnsi="Arial" w:cs="Arial"/>
        <w:b w:val="0"/>
        <w:i w:val="0"/>
        <w:sz w:val="24"/>
      </w:rPr>
    </w:lvl>
    <w:lvl w:ilvl="3">
      <w:start w:val="1"/>
      <w:numFmt w:val="bullet"/>
      <w:lvlText w:val=""/>
      <w:lvlJc w:val="left"/>
      <w:pPr>
        <w:tabs>
          <w:tab w:val="num" w:pos="0"/>
        </w:tabs>
        <w:ind w:left="2877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7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17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37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7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77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7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b/>
        <w:i w:val="0"/>
        <w:color w:val="000000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  <w:b/>
        <w:i w:val="0"/>
        <w:color w:val="000000"/>
        <w:sz w:val="20"/>
      </w:rPr>
    </w:lvl>
    <w:lvl w:ilvl="2">
      <w:start w:val="1"/>
      <w:numFmt w:val="bullet"/>
      <w:lvlText w:val="̵"/>
      <w:lvlJc w:val="left"/>
      <w:pPr>
        <w:tabs>
          <w:tab w:val="num" w:pos="0"/>
        </w:tabs>
        <w:ind w:left="2160" w:hanging="360"/>
      </w:pPr>
      <w:rPr>
        <w:rFonts w:ascii="Arial" w:hAnsi="Arial" w:cs="Arial"/>
        <w:b w:val="0"/>
        <w:i w:val="0"/>
        <w:sz w:val="24"/>
      </w:rPr>
    </w:lvl>
    <w:lvl w:ilvl="3">
      <w:start w:val="1"/>
      <w:numFmt w:val="bullet"/>
      <w:lvlText w:val="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4">
    <w:nsid w:val="00000005"/>
    <w:multiLevelType w:val="multilevel"/>
    <w:tmpl w:val="00000005"/>
    <w:name w:val="WW8Num8"/>
    <w:lvl w:ilvl="0">
      <w:start w:val="1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Arial" w:hAnsi="Arial" w:cs="Arial"/>
        <w:b w:val="0"/>
        <w:i w:val="0"/>
        <w:color w:val="000000"/>
        <w:sz w:val="18"/>
      </w:rPr>
    </w:lvl>
    <w:lvl w:ilvl="1">
      <w:start w:val="1"/>
      <w:numFmt w:val="bullet"/>
      <w:lvlText w:val=""/>
      <w:lvlJc w:val="left"/>
      <w:pPr>
        <w:tabs>
          <w:tab w:val="num" w:pos="0"/>
        </w:tabs>
        <w:ind w:left="1440" w:hanging="360"/>
      </w:pPr>
      <w:rPr>
        <w:rFonts w:ascii="Wingdings" w:hAnsi="Wingdings" w:cs="Wingdings"/>
        <w:b/>
        <w:i w:val="0"/>
        <w:sz w:val="20"/>
      </w:rPr>
    </w:lvl>
    <w:lvl w:ilvl="2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 Black" w:hAnsi="Arial Black" w:cs="Arial Black"/>
        <w:b/>
        <w:i w:val="0"/>
        <w:color w:val="000000"/>
        <w:sz w:val="20"/>
      </w:rPr>
    </w:lvl>
    <w:lvl w:ilvl="3">
      <w:start w:val="1"/>
      <w:numFmt w:val="bullet"/>
      <w:lvlText w:val="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5">
    <w:nsid w:val="00000006"/>
    <w:multiLevelType w:val="multilevel"/>
    <w:tmpl w:val="00000006"/>
    <w:name w:val="WW8Num10"/>
    <w:lvl w:ilvl="0">
      <w:start w:val="1"/>
      <w:numFmt w:val="upperRoman"/>
      <w:lvlText w:val="%1."/>
      <w:lvlJc w:val="left"/>
      <w:pPr>
        <w:tabs>
          <w:tab w:val="num" w:pos="851"/>
        </w:tabs>
        <w:ind w:left="851" w:hanging="567"/>
      </w:pPr>
      <w:rPr>
        <w:rFonts w:cs="Times New Roman"/>
        <w:b/>
        <w:i w:val="0"/>
      </w:rPr>
    </w:lvl>
    <w:lvl w:ilvl="1">
      <w:start w:val="1"/>
      <w:numFmt w:val="lowerRoman"/>
      <w:lvlText w:val="%2."/>
      <w:lvlJc w:val="left"/>
      <w:pPr>
        <w:tabs>
          <w:tab w:val="num" w:pos="1304"/>
        </w:tabs>
        <w:ind w:left="1304" w:hanging="737"/>
      </w:pPr>
      <w:rPr>
        <w:rFonts w:cs="Times New Roman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1814"/>
        </w:tabs>
        <w:ind w:left="1814" w:hanging="963"/>
      </w:pPr>
      <w:rPr>
        <w:rFonts w:cs="Times New Roman"/>
        <w:b/>
        <w:i w:val="0"/>
      </w:rPr>
    </w:lvl>
    <w:lvl w:ilvl="3">
      <w:start w:val="1"/>
      <w:numFmt w:val="lowerLetter"/>
      <w:lvlText w:val="%4."/>
      <w:lvlJc w:val="left"/>
      <w:pPr>
        <w:tabs>
          <w:tab w:val="num" w:pos="2438"/>
        </w:tabs>
        <w:ind w:left="2438" w:hanging="1304"/>
      </w:pPr>
      <w:rPr>
        <w:rFonts w:cs="Times New Roman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cs="Times New Roman"/>
      </w:rPr>
    </w:lvl>
  </w:abstractNum>
  <w:abstractNum w:abstractNumId="6">
    <w:nsid w:val="040C76D9"/>
    <w:multiLevelType w:val="multilevel"/>
    <w:tmpl w:val="0262E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436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585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584" w:hanging="733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954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hint="default"/>
      </w:rPr>
    </w:lvl>
  </w:abstractNum>
  <w:abstractNum w:abstractNumId="7">
    <w:nsid w:val="04AF6FE8"/>
    <w:multiLevelType w:val="multilevel"/>
    <w:tmpl w:val="FA4CD9FE"/>
    <w:lvl w:ilvl="0">
      <w:start w:val="1"/>
      <w:numFmt w:val="bullet"/>
      <w:lvlText w:val="»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  <w:sz w:val="20"/>
      </w:rPr>
    </w:lvl>
    <w:lvl w:ilvl="2">
      <w:start w:val="1"/>
      <w:numFmt w:val="bullet"/>
      <w:lvlText w:val="̵"/>
      <w:lvlJc w:val="left"/>
      <w:pPr>
        <w:ind w:left="2160" w:hanging="36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AD712E"/>
    <w:multiLevelType w:val="multilevel"/>
    <w:tmpl w:val="F55A41A2"/>
    <w:styleLink w:val="StyleListePuce"/>
    <w:lvl w:ilvl="0">
      <w:start w:val="1"/>
      <w:numFmt w:val="bullet"/>
      <w:lvlText w:val="»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  <w:sz w:val="24"/>
      </w:rPr>
    </w:lvl>
    <w:lvl w:ilvl="2">
      <w:start w:val="1"/>
      <w:numFmt w:val="bullet"/>
      <w:lvlText w:val="̵"/>
      <w:lvlJc w:val="left"/>
      <w:pPr>
        <w:ind w:left="2160" w:hanging="360"/>
      </w:pPr>
      <w:rPr>
        <w:rFonts w:ascii="Arial" w:hAnsi="Arial" w:hint="default"/>
        <w:b/>
        <w:sz w:val="24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F2598E"/>
    <w:multiLevelType w:val="multilevel"/>
    <w:tmpl w:val="891EE6B2"/>
    <w:lvl w:ilvl="0">
      <w:start w:val="1"/>
      <w:numFmt w:val="decimal"/>
      <w:pStyle w:val="NumroNiveau1"/>
      <w:lvlText w:val="%1."/>
      <w:lvlJc w:val="left"/>
      <w:pPr>
        <w:tabs>
          <w:tab w:val="num" w:pos="720"/>
        </w:tabs>
        <w:ind w:left="720" w:hanging="436"/>
      </w:pPr>
      <w:rPr>
        <w:rFonts w:hint="default"/>
        <w:b/>
        <w:i w:val="0"/>
      </w:rPr>
    </w:lvl>
    <w:lvl w:ilvl="1">
      <w:start w:val="1"/>
      <w:numFmt w:val="lowerLetter"/>
      <w:pStyle w:val="NumroNiveau2"/>
      <w:lvlText w:val="%2."/>
      <w:lvlJc w:val="left"/>
      <w:pPr>
        <w:tabs>
          <w:tab w:val="num" w:pos="1440"/>
        </w:tabs>
        <w:ind w:left="1152" w:hanging="585"/>
      </w:pPr>
      <w:rPr>
        <w:rFonts w:hint="default"/>
        <w:b/>
        <w:i w:val="0"/>
      </w:rPr>
    </w:lvl>
    <w:lvl w:ilvl="2">
      <w:start w:val="1"/>
      <w:numFmt w:val="decimal"/>
      <w:pStyle w:val="NumroNiveau3"/>
      <w:lvlText w:val="%3."/>
      <w:lvlJc w:val="left"/>
      <w:pPr>
        <w:tabs>
          <w:tab w:val="num" w:pos="2160"/>
        </w:tabs>
        <w:ind w:left="1584" w:hanging="733"/>
      </w:pPr>
      <w:rPr>
        <w:rFonts w:hint="default"/>
        <w:b/>
        <w:i w:val="0"/>
      </w:rPr>
    </w:lvl>
    <w:lvl w:ilvl="3">
      <w:start w:val="1"/>
      <w:numFmt w:val="lowerRoman"/>
      <w:pStyle w:val="NumroNiveau4"/>
      <w:lvlText w:val="%4."/>
      <w:lvlJc w:val="left"/>
      <w:pPr>
        <w:tabs>
          <w:tab w:val="num" w:pos="2880"/>
        </w:tabs>
        <w:ind w:left="2088" w:hanging="954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hint="default"/>
      </w:rPr>
    </w:lvl>
  </w:abstractNum>
  <w:abstractNum w:abstractNumId="10">
    <w:nsid w:val="1D6F5E85"/>
    <w:multiLevelType w:val="multilevel"/>
    <w:tmpl w:val="E402C72E"/>
    <w:lvl w:ilvl="0">
      <w:start w:val="1"/>
      <w:numFmt w:val="upperRoman"/>
      <w:lvlText w:val="%1."/>
      <w:lvlJc w:val="left"/>
      <w:pPr>
        <w:tabs>
          <w:tab w:val="num" w:pos="851"/>
        </w:tabs>
        <w:ind w:left="851" w:hanging="567"/>
      </w:pPr>
      <w:rPr>
        <w:rFonts w:hint="default"/>
        <w:b/>
        <w:i w:val="0"/>
      </w:rPr>
    </w:lvl>
    <w:lvl w:ilvl="1">
      <w:start w:val="1"/>
      <w:numFmt w:val="upperRoman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  <w:b/>
        <w:i w:val="0"/>
      </w:rPr>
    </w:lvl>
    <w:lvl w:ilvl="2">
      <w:start w:val="1"/>
      <w:numFmt w:val="upperRoman"/>
      <w:lvlText w:val="%1.%2.%3."/>
      <w:lvlJc w:val="left"/>
      <w:pPr>
        <w:tabs>
          <w:tab w:val="num" w:pos="1814"/>
        </w:tabs>
        <w:ind w:left="1814" w:hanging="963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438"/>
        </w:tabs>
        <w:ind w:left="2438" w:hanging="1304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hint="default"/>
      </w:rPr>
    </w:lvl>
  </w:abstractNum>
  <w:abstractNum w:abstractNumId="11">
    <w:nsid w:val="27575E3D"/>
    <w:multiLevelType w:val="multilevel"/>
    <w:tmpl w:val="A90005C2"/>
    <w:lvl w:ilvl="0">
      <w:start w:val="1"/>
      <w:numFmt w:val="decimal"/>
      <w:pStyle w:val="Numrotationdeniveau1"/>
      <w:lvlText w:val="%1."/>
      <w:lvlJc w:val="left"/>
      <w:pPr>
        <w:tabs>
          <w:tab w:val="num" w:pos="720"/>
        </w:tabs>
        <w:ind w:left="720" w:hanging="436"/>
      </w:pPr>
      <w:rPr>
        <w:rFonts w:hint="default"/>
        <w:b/>
        <w:i w:val="0"/>
        <w:color w:val="CA5E1C"/>
      </w:rPr>
    </w:lvl>
    <w:lvl w:ilvl="1">
      <w:start w:val="1"/>
      <w:numFmt w:val="decimal"/>
      <w:pStyle w:val="Numrotationdeniveau2"/>
      <w:lvlText w:val="%1.%2."/>
      <w:lvlJc w:val="left"/>
      <w:pPr>
        <w:tabs>
          <w:tab w:val="num" w:pos="1440"/>
        </w:tabs>
        <w:ind w:left="1152" w:hanging="585"/>
      </w:pPr>
      <w:rPr>
        <w:rFonts w:hint="default"/>
        <w:b/>
        <w:i w:val="0"/>
      </w:rPr>
    </w:lvl>
    <w:lvl w:ilvl="2">
      <w:start w:val="1"/>
      <w:numFmt w:val="decimal"/>
      <w:pStyle w:val="Numrotationdeniveau3"/>
      <w:lvlText w:val="%1.%2.%3."/>
      <w:lvlJc w:val="left"/>
      <w:pPr>
        <w:tabs>
          <w:tab w:val="num" w:pos="2160"/>
        </w:tabs>
        <w:ind w:left="1584" w:hanging="733"/>
      </w:pPr>
      <w:rPr>
        <w:rFonts w:hint="default"/>
        <w:b/>
        <w:i w:val="0"/>
      </w:rPr>
    </w:lvl>
    <w:lvl w:ilvl="3">
      <w:start w:val="1"/>
      <w:numFmt w:val="decimal"/>
      <w:pStyle w:val="Numrotationdeniveau4"/>
      <w:lvlText w:val="%1.%2.%3.%4."/>
      <w:lvlJc w:val="left"/>
      <w:pPr>
        <w:tabs>
          <w:tab w:val="num" w:pos="2880"/>
        </w:tabs>
        <w:ind w:left="2088" w:hanging="954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hint="default"/>
      </w:rPr>
    </w:lvl>
  </w:abstractNum>
  <w:abstractNum w:abstractNumId="12">
    <w:nsid w:val="28FA28A9"/>
    <w:multiLevelType w:val="multilevel"/>
    <w:tmpl w:val="62ACC5D6"/>
    <w:lvl w:ilvl="0">
      <w:start w:val="1"/>
      <w:numFmt w:val="bullet"/>
      <w:pStyle w:val="PuceNiveau1"/>
      <w:lvlText w:val="»"/>
      <w:lvlJc w:val="left"/>
      <w:pPr>
        <w:tabs>
          <w:tab w:val="num" w:pos="-3"/>
        </w:tabs>
        <w:ind w:left="717" w:hanging="360"/>
      </w:pPr>
      <w:rPr>
        <w:rFonts w:ascii="Arial" w:hAnsi="Arial" w:hint="default"/>
        <w:b/>
        <w:i w:val="0"/>
        <w:color w:val="auto"/>
        <w:sz w:val="20"/>
      </w:rPr>
    </w:lvl>
    <w:lvl w:ilvl="1">
      <w:start w:val="1"/>
      <w:numFmt w:val="bullet"/>
      <w:lvlText w:val=""/>
      <w:lvlJc w:val="left"/>
      <w:pPr>
        <w:tabs>
          <w:tab w:val="num" w:pos="-3"/>
        </w:tabs>
        <w:ind w:left="1437" w:hanging="360"/>
      </w:pPr>
      <w:rPr>
        <w:rFonts w:ascii="Wingdings" w:hAnsi="Wingdings" w:hint="default"/>
        <w:b/>
        <w:i w:val="0"/>
        <w:sz w:val="20"/>
      </w:rPr>
    </w:lvl>
    <w:lvl w:ilvl="2">
      <w:start w:val="1"/>
      <w:numFmt w:val="bullet"/>
      <w:lvlText w:val="̵"/>
      <w:lvlJc w:val="left"/>
      <w:pPr>
        <w:tabs>
          <w:tab w:val="num" w:pos="-3"/>
        </w:tabs>
        <w:ind w:left="2157" w:hanging="36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pStyle w:val="PuceNiveau4"/>
      <w:lvlText w:val=""/>
      <w:lvlJc w:val="left"/>
      <w:pPr>
        <w:tabs>
          <w:tab w:val="num" w:pos="-3"/>
        </w:tabs>
        <w:ind w:left="28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-3"/>
        </w:tabs>
        <w:ind w:left="359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-3"/>
        </w:tabs>
        <w:ind w:left="43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-3"/>
        </w:tabs>
        <w:ind w:left="50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-3"/>
        </w:tabs>
        <w:ind w:left="5757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tabs>
          <w:tab w:val="num" w:pos="-3"/>
        </w:tabs>
        <w:ind w:left="6477" w:hanging="360"/>
      </w:pPr>
      <w:rPr>
        <w:rFonts w:ascii="Wingdings" w:hAnsi="Wingdings" w:hint="default"/>
      </w:rPr>
    </w:lvl>
  </w:abstractNum>
  <w:abstractNum w:abstractNumId="13">
    <w:nsid w:val="36116229"/>
    <w:multiLevelType w:val="multilevel"/>
    <w:tmpl w:val="B48A92E8"/>
    <w:lvl w:ilvl="0">
      <w:start w:val="1"/>
      <w:numFmt w:val="bullet"/>
      <w:pStyle w:val="Puceniveau10"/>
      <w:lvlText w:val=""/>
      <w:lvlJc w:val="left"/>
      <w:pPr>
        <w:tabs>
          <w:tab w:val="num" w:pos="717"/>
        </w:tabs>
        <w:ind w:left="717" w:hanging="433"/>
      </w:pPr>
      <w:rPr>
        <w:rFonts w:ascii="Wingdings" w:hAnsi="Wingdings" w:hint="default"/>
        <w:b/>
        <w:i w:val="0"/>
        <w:color w:val="CA5E1C"/>
        <w:sz w:val="20"/>
      </w:rPr>
    </w:lvl>
    <w:lvl w:ilvl="1">
      <w:start w:val="1"/>
      <w:numFmt w:val="bullet"/>
      <w:pStyle w:val="Puceniveau2"/>
      <w:lvlText w:val=""/>
      <w:lvlJc w:val="left"/>
      <w:pPr>
        <w:tabs>
          <w:tab w:val="num" w:pos="1021"/>
        </w:tabs>
        <w:ind w:left="1021" w:hanging="454"/>
      </w:pPr>
      <w:rPr>
        <w:rFonts w:ascii="Wingdings" w:hAnsi="Wingdings" w:hint="default"/>
        <w:b/>
        <w:i w:val="0"/>
        <w:color w:val="auto"/>
        <w:sz w:val="20"/>
      </w:rPr>
    </w:lvl>
    <w:lvl w:ilvl="2">
      <w:start w:val="1"/>
      <w:numFmt w:val="bullet"/>
      <w:pStyle w:val="Puceniveau3"/>
      <w:lvlText w:val=""/>
      <w:lvlJc w:val="left"/>
      <w:pPr>
        <w:tabs>
          <w:tab w:val="num" w:pos="1247"/>
        </w:tabs>
        <w:ind w:left="1247" w:hanging="396"/>
      </w:pPr>
      <w:rPr>
        <w:rFonts w:ascii="Wingdings" w:hAnsi="Wingdings" w:hint="default"/>
        <w:b w:val="0"/>
        <w:i w:val="0"/>
        <w:sz w:val="24"/>
      </w:rPr>
    </w:lvl>
    <w:lvl w:ilvl="3">
      <w:start w:val="1"/>
      <w:numFmt w:val="bullet"/>
      <w:pStyle w:val="Puceniveau40"/>
      <w:lvlText w:val=""/>
      <w:lvlJc w:val="left"/>
      <w:pPr>
        <w:tabs>
          <w:tab w:val="num" w:pos="1531"/>
        </w:tabs>
        <w:ind w:left="1531" w:hanging="39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-3"/>
        </w:tabs>
        <w:ind w:left="3597" w:hanging="360"/>
      </w:pPr>
      <w:rPr>
        <w:rFonts w:ascii="Courier New" w:hAnsi="Courier New" w:cs="Wingdings" w:hint="default"/>
      </w:rPr>
    </w:lvl>
    <w:lvl w:ilvl="5">
      <w:start w:val="1"/>
      <w:numFmt w:val="bullet"/>
      <w:lvlText w:val=""/>
      <w:lvlJc w:val="left"/>
      <w:pPr>
        <w:tabs>
          <w:tab w:val="num" w:pos="-3"/>
        </w:tabs>
        <w:ind w:left="43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-3"/>
        </w:tabs>
        <w:ind w:left="50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-3"/>
        </w:tabs>
        <w:ind w:left="5757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tabs>
          <w:tab w:val="num" w:pos="-3"/>
        </w:tabs>
        <w:ind w:left="6477" w:hanging="360"/>
      </w:pPr>
      <w:rPr>
        <w:rFonts w:ascii="Wingdings" w:hAnsi="Wingdings" w:hint="default"/>
      </w:rPr>
    </w:lvl>
  </w:abstractNum>
  <w:abstractNum w:abstractNumId="14">
    <w:nsid w:val="473F11AC"/>
    <w:multiLevelType w:val="multilevel"/>
    <w:tmpl w:val="40D8128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5A552C3C"/>
    <w:multiLevelType w:val="multilevel"/>
    <w:tmpl w:val="8B3C1B14"/>
    <w:lvl w:ilvl="0">
      <w:start w:val="1"/>
      <w:numFmt w:val="bullet"/>
      <w:pStyle w:val="PuceNiveau20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0"/>
      </w:rPr>
    </w:lvl>
    <w:lvl w:ilvl="1">
      <w:start w:val="1"/>
      <w:numFmt w:val="bullet"/>
      <w:pStyle w:val="PuceNiveau20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i w:val="0"/>
        <w:color w:val="auto"/>
        <w:sz w:val="20"/>
      </w:rPr>
    </w:lvl>
    <w:lvl w:ilvl="2">
      <w:start w:val="1"/>
      <w:numFmt w:val="bullet"/>
      <w:lvlText w:val="̵"/>
      <w:lvlJc w:val="left"/>
      <w:pPr>
        <w:ind w:left="2160" w:hanging="36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CD6448B"/>
    <w:multiLevelType w:val="multilevel"/>
    <w:tmpl w:val="58A080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2.3.2.1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624A701C"/>
    <w:multiLevelType w:val="multilevel"/>
    <w:tmpl w:val="DA5EF2B8"/>
    <w:lvl w:ilvl="0">
      <w:start w:val="1"/>
      <w:numFmt w:val="bullet"/>
      <w:pStyle w:val="PuceNiveau30"/>
      <w:lvlText w:val="−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8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  <w:sz w:val="20"/>
      </w:rPr>
    </w:lvl>
    <w:lvl w:ilvl="2">
      <w:start w:val="1"/>
      <w:numFmt w:val="bullet"/>
      <w:pStyle w:val="PuceNiveau30"/>
      <w:lvlText w:val="−"/>
      <w:lvlJc w:val="left"/>
      <w:pPr>
        <w:tabs>
          <w:tab w:val="num" w:pos="2160"/>
        </w:tabs>
        <w:ind w:left="2160" w:hanging="360"/>
      </w:pPr>
      <w:rPr>
        <w:rFonts w:ascii="Arial Black" w:hAnsi="Arial Black" w:hint="default"/>
        <w:b/>
        <w:i w:val="0"/>
        <w:color w:val="auto"/>
        <w:sz w:val="20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2C0E27"/>
    <w:multiLevelType w:val="multilevel"/>
    <w:tmpl w:val="F356C84A"/>
    <w:lvl w:ilvl="0">
      <w:start w:val="1"/>
      <w:numFmt w:val="decimal"/>
      <w:pStyle w:val="Titre1"/>
      <w:suff w:val="space"/>
      <w:lvlText w:val="%1."/>
      <w:lvlJc w:val="left"/>
      <w:pPr>
        <w:ind w:left="1416" w:firstLine="0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416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416" w:firstLine="0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416" w:firstLine="0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2424"/>
        </w:tabs>
        <w:ind w:left="2424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2568"/>
        </w:tabs>
        <w:ind w:left="2568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2712"/>
        </w:tabs>
        <w:ind w:left="27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hint="default"/>
      </w:rPr>
    </w:lvl>
  </w:abstractNum>
  <w:abstractNum w:abstractNumId="19">
    <w:nsid w:val="692155C8"/>
    <w:multiLevelType w:val="multilevel"/>
    <w:tmpl w:val="B27CF6EA"/>
    <w:lvl w:ilvl="0">
      <w:start w:val="1"/>
      <w:numFmt w:val="upperRoman"/>
      <w:pStyle w:val="NumroRNiveau1"/>
      <w:lvlText w:val="%1."/>
      <w:lvlJc w:val="left"/>
      <w:pPr>
        <w:tabs>
          <w:tab w:val="num" w:pos="851"/>
        </w:tabs>
        <w:ind w:left="851" w:hanging="567"/>
      </w:pPr>
      <w:rPr>
        <w:rFonts w:hint="default"/>
        <w:b/>
        <w:i w:val="0"/>
      </w:rPr>
    </w:lvl>
    <w:lvl w:ilvl="1">
      <w:start w:val="1"/>
      <w:numFmt w:val="lowerRoman"/>
      <w:pStyle w:val="NumroRNiveau2"/>
      <w:lvlText w:val="%2."/>
      <w:lvlJc w:val="left"/>
      <w:pPr>
        <w:tabs>
          <w:tab w:val="num" w:pos="1304"/>
        </w:tabs>
        <w:ind w:left="1304" w:hanging="737"/>
      </w:pPr>
      <w:rPr>
        <w:rFonts w:hint="default"/>
        <w:b/>
        <w:i w:val="0"/>
      </w:rPr>
    </w:lvl>
    <w:lvl w:ilvl="2">
      <w:start w:val="1"/>
      <w:numFmt w:val="decimal"/>
      <w:pStyle w:val="NumroRNiveau3"/>
      <w:lvlText w:val="%3."/>
      <w:lvlJc w:val="left"/>
      <w:pPr>
        <w:tabs>
          <w:tab w:val="num" w:pos="1814"/>
        </w:tabs>
        <w:ind w:left="1814" w:hanging="963"/>
      </w:pPr>
      <w:rPr>
        <w:rFonts w:hint="default"/>
        <w:b/>
        <w:i w:val="0"/>
      </w:rPr>
    </w:lvl>
    <w:lvl w:ilvl="3">
      <w:start w:val="1"/>
      <w:numFmt w:val="lowerLetter"/>
      <w:pStyle w:val="NumroRNiveau4"/>
      <w:lvlText w:val="%4."/>
      <w:lvlJc w:val="left"/>
      <w:pPr>
        <w:tabs>
          <w:tab w:val="num" w:pos="2438"/>
        </w:tabs>
        <w:ind w:left="2438" w:hanging="1304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4"/>
  </w:num>
  <w:num w:numId="8">
    <w:abstractNumId w:val="16"/>
  </w:num>
  <w:num w:numId="9">
    <w:abstractNumId w:val="13"/>
  </w:num>
  <w:num w:numId="10">
    <w:abstractNumId w:val="11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8"/>
  </w:num>
  <w:num w:numId="14">
    <w:abstractNumId w:val="12"/>
  </w:num>
  <w:num w:numId="15">
    <w:abstractNumId w:val="17"/>
  </w:num>
  <w:num w:numId="16">
    <w:abstractNumId w:val="15"/>
  </w:num>
  <w:num w:numId="17">
    <w:abstractNumId w:val="9"/>
  </w:num>
  <w:num w:numId="18">
    <w:abstractNumId w:val="19"/>
  </w:num>
  <w:num w:numId="19">
    <w:abstractNumId w:val="7"/>
  </w:num>
  <w:num w:numId="20">
    <w:abstractNumId w:val="6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embedSystemFonts/>
  <w:proofState w:spelling="clean" w:grammar="clean"/>
  <w:linkStyles/>
  <w:trackRevision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945"/>
    <w:rsid w:val="00002DD9"/>
    <w:rsid w:val="00052A42"/>
    <w:rsid w:val="00087C96"/>
    <w:rsid w:val="00134055"/>
    <w:rsid w:val="00143872"/>
    <w:rsid w:val="0015341E"/>
    <w:rsid w:val="00181A45"/>
    <w:rsid w:val="001A0F40"/>
    <w:rsid w:val="001E2E21"/>
    <w:rsid w:val="00231E8D"/>
    <w:rsid w:val="00232863"/>
    <w:rsid w:val="00281BAE"/>
    <w:rsid w:val="003715D8"/>
    <w:rsid w:val="00397E7D"/>
    <w:rsid w:val="003E56F5"/>
    <w:rsid w:val="003F6985"/>
    <w:rsid w:val="004255C1"/>
    <w:rsid w:val="0045251B"/>
    <w:rsid w:val="004A11BA"/>
    <w:rsid w:val="004D00E1"/>
    <w:rsid w:val="004D24F4"/>
    <w:rsid w:val="004E3520"/>
    <w:rsid w:val="004F5BE3"/>
    <w:rsid w:val="00511FCA"/>
    <w:rsid w:val="00542AB4"/>
    <w:rsid w:val="005636B4"/>
    <w:rsid w:val="00590D97"/>
    <w:rsid w:val="006371D0"/>
    <w:rsid w:val="006568FC"/>
    <w:rsid w:val="00670522"/>
    <w:rsid w:val="006B32B6"/>
    <w:rsid w:val="006E47E3"/>
    <w:rsid w:val="00743089"/>
    <w:rsid w:val="00747D7A"/>
    <w:rsid w:val="007C1207"/>
    <w:rsid w:val="007F5E85"/>
    <w:rsid w:val="00873D54"/>
    <w:rsid w:val="008F005A"/>
    <w:rsid w:val="008F3D4E"/>
    <w:rsid w:val="00927781"/>
    <w:rsid w:val="00954896"/>
    <w:rsid w:val="00955F87"/>
    <w:rsid w:val="00A6158C"/>
    <w:rsid w:val="00B247AE"/>
    <w:rsid w:val="00B421DB"/>
    <w:rsid w:val="00BB038D"/>
    <w:rsid w:val="00C24945"/>
    <w:rsid w:val="00C6628D"/>
    <w:rsid w:val="00C84C9D"/>
    <w:rsid w:val="00CA35E4"/>
    <w:rsid w:val="00CA7D99"/>
    <w:rsid w:val="00D506ED"/>
    <w:rsid w:val="00DE1658"/>
    <w:rsid w:val="00E24062"/>
    <w:rsid w:val="00E4546A"/>
    <w:rsid w:val="00EB6A02"/>
    <w:rsid w:val="00EE5C5F"/>
    <w:rsid w:val="00F37ECB"/>
    <w:rsid w:val="00F62E43"/>
    <w:rsid w:val="00FD50FB"/>
    <w:rsid w:val="00FD609E"/>
    <w:rsid w:val="00FE1B17"/>
    <w:rsid w:val="00FE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3FB668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872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qFormat/>
    <w:rsid w:val="003E56F5"/>
    <w:pPr>
      <w:keepNext/>
      <w:numPr>
        <w:numId w:val="12"/>
      </w:numPr>
      <w:shd w:val="clear" w:color="auto" w:fill="C0C0C0"/>
      <w:spacing w:before="480"/>
      <w:ind w:left="0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Titre2">
    <w:name w:val="heading 2"/>
    <w:basedOn w:val="Normal"/>
    <w:next w:val="Normal"/>
    <w:qFormat/>
    <w:rsid w:val="003E56F5"/>
    <w:pPr>
      <w:keepNext/>
      <w:numPr>
        <w:ilvl w:val="1"/>
        <w:numId w:val="12"/>
      </w:numPr>
      <w:spacing w:before="240" w:after="60"/>
      <w:ind w:left="0"/>
      <w:outlineLvl w:val="1"/>
    </w:pPr>
    <w:rPr>
      <w:rFonts w:cs="Arial"/>
      <w:b/>
      <w:bCs/>
      <w:iCs/>
      <w:sz w:val="28"/>
      <w:szCs w:val="28"/>
    </w:rPr>
  </w:style>
  <w:style w:type="paragraph" w:styleId="Titre3">
    <w:name w:val="heading 3"/>
    <w:basedOn w:val="Normal"/>
    <w:next w:val="Normal"/>
    <w:qFormat/>
    <w:rsid w:val="003E56F5"/>
    <w:pPr>
      <w:keepNext/>
      <w:numPr>
        <w:ilvl w:val="2"/>
        <w:numId w:val="12"/>
      </w:numPr>
      <w:spacing w:before="240" w:after="60"/>
      <w:ind w:left="340"/>
      <w:outlineLvl w:val="2"/>
    </w:pPr>
    <w:rPr>
      <w:rFonts w:cs="Arial"/>
      <w:b/>
      <w:bCs/>
      <w:sz w:val="24"/>
      <w:szCs w:val="26"/>
    </w:rPr>
  </w:style>
  <w:style w:type="paragraph" w:styleId="Titre4">
    <w:name w:val="heading 4"/>
    <w:basedOn w:val="Normal"/>
    <w:next w:val="Normal"/>
    <w:qFormat/>
    <w:rsid w:val="003E56F5"/>
    <w:pPr>
      <w:keepNext/>
      <w:numPr>
        <w:ilvl w:val="3"/>
        <w:numId w:val="12"/>
      </w:numPr>
      <w:spacing w:before="240" w:after="60"/>
      <w:ind w:left="680"/>
      <w:outlineLvl w:val="3"/>
    </w:pPr>
    <w:rPr>
      <w:b/>
      <w:bCs/>
      <w:i/>
      <w:szCs w:val="28"/>
    </w:rPr>
  </w:style>
  <w:style w:type="paragraph" w:styleId="Titre5">
    <w:name w:val="heading 5"/>
    <w:basedOn w:val="Normal"/>
    <w:next w:val="Titrecolonne"/>
    <w:qFormat/>
    <w:rsid w:val="003E56F5"/>
    <w:pPr>
      <w:numPr>
        <w:ilvl w:val="4"/>
        <w:numId w:val="1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Titrecolonne"/>
    <w:qFormat/>
    <w:rsid w:val="003E56F5"/>
    <w:pPr>
      <w:numPr>
        <w:ilvl w:val="5"/>
        <w:numId w:val="12"/>
      </w:numPr>
      <w:spacing w:before="240"/>
      <w:outlineLvl w:val="5"/>
    </w:pPr>
    <w:rPr>
      <w:rFonts w:ascii="Times New Roman" w:hAnsi="Times New Roman"/>
      <w:b/>
      <w:bCs/>
    </w:rPr>
  </w:style>
  <w:style w:type="paragraph" w:styleId="Titre7">
    <w:name w:val="heading 7"/>
    <w:basedOn w:val="Normal"/>
    <w:next w:val="Titrecolonne"/>
    <w:qFormat/>
    <w:rsid w:val="003E56F5"/>
    <w:pPr>
      <w:numPr>
        <w:ilvl w:val="6"/>
        <w:numId w:val="12"/>
      </w:numPr>
      <w:spacing w:before="24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Titrecolonne"/>
    <w:qFormat/>
    <w:rsid w:val="003E56F5"/>
    <w:pPr>
      <w:outlineLvl w:val="7"/>
    </w:pPr>
  </w:style>
  <w:style w:type="paragraph" w:styleId="Titre9">
    <w:name w:val="heading 9"/>
    <w:basedOn w:val="Normal"/>
    <w:next w:val="Titrecolonne"/>
    <w:qFormat/>
    <w:rsid w:val="003E56F5"/>
    <w:pPr>
      <w:outlineLvl w:val="8"/>
    </w:pPr>
  </w:style>
  <w:style w:type="character" w:default="1" w:styleId="Policepardfaut">
    <w:name w:val="Default Paragraph Font"/>
    <w:uiPriority w:val="1"/>
    <w:semiHidden/>
    <w:unhideWhenUsed/>
    <w:rsid w:val="00143872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143872"/>
  </w:style>
  <w:style w:type="character" w:customStyle="1" w:styleId="WW8Num1z0">
    <w:name w:val="WW8Num1z0"/>
    <w:rPr>
      <w:rFonts w:cs="Times New Roman"/>
      <w:b/>
      <w:i w:val="0"/>
    </w:rPr>
  </w:style>
  <w:style w:type="character" w:customStyle="1" w:styleId="WW8Num1z4">
    <w:name w:val="WW8Num1z4"/>
    <w:rPr>
      <w:rFonts w:cs="Times New Roman"/>
    </w:rPr>
  </w:style>
  <w:style w:type="character" w:customStyle="1" w:styleId="WW8Num2z0">
    <w:name w:val="WW8Num2z0"/>
    <w:rPr>
      <w:rFonts w:ascii="Arial" w:hAnsi="Arial" w:cs="Arial"/>
      <w:b/>
      <w:i w:val="0"/>
      <w:color w:val="000000"/>
      <w:sz w:val="20"/>
    </w:rPr>
  </w:style>
  <w:style w:type="character" w:customStyle="1" w:styleId="WW8Num2z1">
    <w:name w:val="WW8Num2z1"/>
    <w:rPr>
      <w:rFonts w:ascii="Wingdings" w:hAnsi="Wingdings" w:cs="Wingdings"/>
      <w:b/>
      <w:i w:val="0"/>
      <w:sz w:val="20"/>
    </w:rPr>
  </w:style>
  <w:style w:type="character" w:customStyle="1" w:styleId="WW8Num2z2">
    <w:name w:val="WW8Num2z2"/>
    <w:rPr>
      <w:rFonts w:ascii="Arial" w:hAnsi="Arial" w:cs="Arial"/>
      <w:b w:val="0"/>
      <w:i w:val="0"/>
      <w:sz w:val="24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2z4">
    <w:name w:val="WW8Num2z4"/>
    <w:rPr>
      <w:rFonts w:ascii="Courier New" w:hAnsi="Courier New" w:cs="Courier New"/>
    </w:rPr>
  </w:style>
  <w:style w:type="character" w:customStyle="1" w:styleId="WW8Num2z5">
    <w:name w:val="WW8Num2z5"/>
    <w:rPr>
      <w:rFonts w:ascii="Wingdings" w:hAnsi="Wingdings" w:cs="Wingdings"/>
    </w:rPr>
  </w:style>
  <w:style w:type="character" w:customStyle="1" w:styleId="WW8Num3z0">
    <w:name w:val="WW8Num3z0"/>
    <w:rPr>
      <w:rFonts w:ascii="Arial" w:hAnsi="Arial" w:cs="Arial"/>
      <w:b/>
      <w:i w:val="0"/>
      <w:color w:val="000000"/>
      <w:sz w:val="20"/>
    </w:rPr>
  </w:style>
  <w:style w:type="character" w:customStyle="1" w:styleId="WW8Num3z1">
    <w:name w:val="WW8Num3z1"/>
    <w:rPr>
      <w:rFonts w:ascii="Wingdings" w:hAnsi="Wingdings" w:cs="Wingdings"/>
      <w:b/>
      <w:i w:val="0"/>
      <w:sz w:val="24"/>
    </w:rPr>
  </w:style>
  <w:style w:type="character" w:customStyle="1" w:styleId="WW8Num3z2">
    <w:name w:val="WW8Num3z2"/>
    <w:rPr>
      <w:rFonts w:ascii="Arial" w:hAnsi="Arial" w:cs="Arial"/>
      <w:b/>
      <w:sz w:val="24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customStyle="1" w:styleId="WW8Num3z5">
    <w:name w:val="WW8Num3z5"/>
    <w:rPr>
      <w:rFonts w:ascii="Wingdings" w:hAnsi="Wingdings" w:cs="Wingdings"/>
    </w:rPr>
  </w:style>
  <w:style w:type="character" w:customStyle="1" w:styleId="WW8Num4z0">
    <w:name w:val="WW8Num4z0"/>
    <w:rPr>
      <w:rFonts w:cs="Times New Roman"/>
      <w:b/>
      <w:i w:val="0"/>
    </w:rPr>
  </w:style>
  <w:style w:type="character" w:customStyle="1" w:styleId="WW8Num4z4">
    <w:name w:val="WW8Num4z4"/>
    <w:rPr>
      <w:rFonts w:cs="Times New Roman"/>
    </w:rPr>
  </w:style>
  <w:style w:type="character" w:customStyle="1" w:styleId="WW8Num5z0">
    <w:name w:val="WW8Num5z0"/>
    <w:rPr>
      <w:rFonts w:cs="Times New Roman"/>
      <w:b/>
      <w:i w:val="0"/>
    </w:rPr>
  </w:style>
  <w:style w:type="character" w:customStyle="1" w:styleId="WW8Num5z4">
    <w:name w:val="WW8Num5z4"/>
    <w:rPr>
      <w:rFonts w:cs="Times New Roman"/>
    </w:rPr>
  </w:style>
  <w:style w:type="character" w:customStyle="1" w:styleId="WW8Num6z0">
    <w:name w:val="WW8Num6z0"/>
    <w:rPr>
      <w:rFonts w:ascii="Arial" w:hAnsi="Arial" w:cs="Arial"/>
      <w:b/>
      <w:i w:val="0"/>
      <w:color w:val="000000"/>
      <w:sz w:val="20"/>
    </w:rPr>
  </w:style>
  <w:style w:type="character" w:customStyle="1" w:styleId="WW8Num6z1">
    <w:name w:val="WW8Num6z1"/>
    <w:rPr>
      <w:rFonts w:ascii="Wingdings" w:hAnsi="Wingdings" w:cs="Wingdings"/>
      <w:b/>
      <w:i w:val="0"/>
      <w:sz w:val="20"/>
    </w:rPr>
  </w:style>
  <w:style w:type="character" w:customStyle="1" w:styleId="WW8Num6z2">
    <w:name w:val="WW8Num6z2"/>
    <w:rPr>
      <w:rFonts w:ascii="Arial" w:hAnsi="Arial" w:cs="Arial"/>
      <w:b w:val="0"/>
      <w:i w:val="0"/>
      <w:sz w:val="24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6z4">
    <w:name w:val="WW8Num6z4"/>
    <w:rPr>
      <w:rFonts w:ascii="Courier New" w:hAnsi="Courier New" w:cs="Courier New"/>
    </w:rPr>
  </w:style>
  <w:style w:type="character" w:customStyle="1" w:styleId="WW8Num6z5">
    <w:name w:val="WW8Num6z5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  <w:b/>
      <w:i w:val="0"/>
      <w:color w:val="000000"/>
      <w:sz w:val="20"/>
    </w:rPr>
  </w:style>
  <w:style w:type="character" w:customStyle="1" w:styleId="WW8Num7z2">
    <w:name w:val="WW8Num7z2"/>
    <w:rPr>
      <w:rFonts w:ascii="Arial" w:hAnsi="Arial" w:cs="Arial"/>
      <w:b w:val="0"/>
      <w:i w:val="0"/>
      <w:sz w:val="24"/>
    </w:rPr>
  </w:style>
  <w:style w:type="character" w:customStyle="1" w:styleId="WW8Num7z3">
    <w:name w:val="WW8Num7z3"/>
    <w:rPr>
      <w:rFonts w:ascii="Symbol" w:hAnsi="Symbol" w:cs="Symbol"/>
    </w:rPr>
  </w:style>
  <w:style w:type="character" w:customStyle="1" w:styleId="WW8Num7z4">
    <w:name w:val="WW8Num7z4"/>
    <w:rPr>
      <w:rFonts w:ascii="Courier New" w:hAnsi="Courier New" w:cs="Courier New"/>
    </w:rPr>
  </w:style>
  <w:style w:type="character" w:customStyle="1" w:styleId="WW8Num7z5">
    <w:name w:val="WW8Num7z5"/>
    <w:rPr>
      <w:rFonts w:ascii="Wingdings" w:hAnsi="Wingdings" w:cs="Wingdings"/>
    </w:rPr>
  </w:style>
  <w:style w:type="character" w:customStyle="1" w:styleId="WW8Num8z0">
    <w:name w:val="WW8Num8z0"/>
    <w:rPr>
      <w:rFonts w:ascii="Arial" w:hAnsi="Arial" w:cs="Arial"/>
      <w:b w:val="0"/>
      <w:i w:val="0"/>
      <w:color w:val="000000"/>
      <w:sz w:val="18"/>
    </w:rPr>
  </w:style>
  <w:style w:type="character" w:customStyle="1" w:styleId="WW8Num8z1">
    <w:name w:val="WW8Num8z1"/>
    <w:rPr>
      <w:rFonts w:ascii="Wingdings" w:hAnsi="Wingdings" w:cs="Wingdings"/>
      <w:b/>
      <w:i w:val="0"/>
      <w:sz w:val="20"/>
    </w:rPr>
  </w:style>
  <w:style w:type="character" w:customStyle="1" w:styleId="WW8Num8z2">
    <w:name w:val="WW8Num8z2"/>
    <w:rPr>
      <w:rFonts w:ascii="Arial Black" w:hAnsi="Arial Black" w:cs="Arial Black"/>
      <w:b/>
      <w:i w:val="0"/>
      <w:color w:val="000000"/>
      <w:sz w:val="20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8Num8z4">
    <w:name w:val="WW8Num8z4"/>
    <w:rPr>
      <w:rFonts w:ascii="Courier New" w:hAnsi="Courier New" w:cs="Courier New"/>
    </w:rPr>
  </w:style>
  <w:style w:type="character" w:customStyle="1" w:styleId="WW8Num8z5">
    <w:name w:val="WW8Num8z5"/>
    <w:rPr>
      <w:rFonts w:ascii="Wingdings" w:hAnsi="Wingdings" w:cs="Wingdings"/>
    </w:rPr>
  </w:style>
  <w:style w:type="character" w:customStyle="1" w:styleId="WW8Num9z0">
    <w:name w:val="WW8Num9z0"/>
    <w:rPr>
      <w:rFonts w:cs="Times New Roman"/>
    </w:rPr>
  </w:style>
  <w:style w:type="character" w:customStyle="1" w:styleId="WW8Num10z0">
    <w:name w:val="WW8Num10z0"/>
    <w:rPr>
      <w:rFonts w:cs="Times New Roman"/>
      <w:b/>
      <w:i w:val="0"/>
    </w:rPr>
  </w:style>
  <w:style w:type="character" w:customStyle="1" w:styleId="WW8Num10z4">
    <w:name w:val="WW8Num10z4"/>
    <w:rPr>
      <w:rFonts w:cs="Times New Roman"/>
    </w:rPr>
  </w:style>
  <w:style w:type="character" w:customStyle="1" w:styleId="Policepardfaut1">
    <w:name w:val="Police par défaut1"/>
  </w:style>
  <w:style w:type="character" w:styleId="Lienhypertexte">
    <w:name w:val="Hyperlink"/>
    <w:uiPriority w:val="99"/>
    <w:rsid w:val="003E56F5"/>
    <w:rPr>
      <w:rFonts w:ascii="Arial" w:hAnsi="Arial"/>
      <w:color w:val="FF6600"/>
      <w:sz w:val="20"/>
      <w:u w:val="single"/>
    </w:rPr>
  </w:style>
  <w:style w:type="character" w:customStyle="1" w:styleId="HeaderChar">
    <w:name w:val="Header Char"/>
    <w:rPr>
      <w:rFonts w:ascii="Arial" w:hAnsi="Arial" w:cs="Arial"/>
      <w:sz w:val="24"/>
      <w:lang w:val="fr-FR"/>
    </w:rPr>
  </w:style>
  <w:style w:type="character" w:customStyle="1" w:styleId="FooterChar">
    <w:name w:val="Footer Char"/>
    <w:rPr>
      <w:rFonts w:ascii="Arial" w:hAnsi="Arial" w:cs="Arial"/>
      <w:sz w:val="24"/>
      <w:lang w:val="fr-FR"/>
    </w:rPr>
  </w:style>
  <w:style w:type="character" w:customStyle="1" w:styleId="Emphaseple1">
    <w:name w:val="Emphase pâle1"/>
    <w:uiPriority w:val="19"/>
    <w:rsid w:val="003E56F5"/>
    <w:rPr>
      <w:i/>
      <w:iCs/>
      <w:color w:val="808080"/>
    </w:rPr>
  </w:style>
  <w:style w:type="character" w:customStyle="1" w:styleId="Emphaseintense1">
    <w:name w:val="Emphase intense1"/>
    <w:uiPriority w:val="21"/>
    <w:rsid w:val="003E56F5"/>
    <w:rPr>
      <w:b/>
      <w:bCs/>
      <w:i/>
      <w:iCs/>
      <w:color w:val="4F81BD"/>
    </w:rPr>
  </w:style>
  <w:style w:type="character" w:customStyle="1" w:styleId="QuoteChar">
    <w:name w:val="Quote Char"/>
    <w:rPr>
      <w:rFonts w:ascii="Arial" w:hAnsi="Arial" w:cs="Arial"/>
      <w:i/>
      <w:color w:val="000000"/>
      <w:sz w:val="24"/>
    </w:rPr>
  </w:style>
  <w:style w:type="character" w:customStyle="1" w:styleId="IntenseQuoteChar">
    <w:name w:val="Intense Quote Char"/>
    <w:rPr>
      <w:rFonts w:ascii="Arial" w:hAnsi="Arial" w:cs="Arial"/>
      <w:b/>
      <w:i/>
      <w:color w:val="4F81BD"/>
      <w:sz w:val="24"/>
    </w:rPr>
  </w:style>
  <w:style w:type="character" w:customStyle="1" w:styleId="Rfrenceple1">
    <w:name w:val="Référence pâle1"/>
    <w:rPr>
      <w:smallCaps/>
      <w:color w:val="C0504D"/>
      <w:u w:val="single"/>
    </w:rPr>
  </w:style>
  <w:style w:type="character" w:customStyle="1" w:styleId="Rfrenceintense1">
    <w:name w:val="Référence intense1"/>
    <w:rPr>
      <w:b/>
      <w:smallCaps/>
      <w:color w:val="C0504D"/>
      <w:spacing w:val="5"/>
      <w:u w:val="single"/>
    </w:rPr>
  </w:style>
  <w:style w:type="character" w:customStyle="1" w:styleId="Titredulivre1">
    <w:name w:val="Titre du livre1"/>
    <w:rPr>
      <w:b/>
      <w:smallCaps/>
      <w:spacing w:val="5"/>
    </w:rPr>
  </w:style>
  <w:style w:type="character" w:customStyle="1" w:styleId="BalloonTextChar">
    <w:name w:val="Balloon Text Char"/>
    <w:rPr>
      <w:rFonts w:ascii="Tahoma" w:hAnsi="Tahoma" w:cs="Tahoma"/>
      <w:sz w:val="16"/>
    </w:rPr>
  </w:style>
  <w:style w:type="character" w:customStyle="1" w:styleId="FootnoteTextChar">
    <w:name w:val="Footnote Text Char"/>
    <w:rPr>
      <w:rFonts w:ascii="Arial" w:hAnsi="Arial" w:cs="Arial"/>
      <w:sz w:val="24"/>
      <w:lang w:val="fr-FR"/>
    </w:rPr>
  </w:style>
  <w:style w:type="character" w:customStyle="1" w:styleId="Caractresdenotedebasdepage">
    <w:name w:val="Caractères de note de bas de page"/>
    <w:rPr>
      <w:vertAlign w:val="superscript"/>
    </w:rPr>
  </w:style>
  <w:style w:type="character" w:styleId="Lienhypertextesuivivisit">
    <w:name w:val="FollowedHyperlink"/>
    <w:rPr>
      <w:color w:val="800000"/>
      <w:u w:val="single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next w:val="Titrecolonne"/>
    <w:pPr>
      <w:spacing w:after="360"/>
      <w:jc w:val="center"/>
    </w:pPr>
    <w:rPr>
      <w:b/>
      <w:bCs/>
      <w:sz w:val="16"/>
      <w:szCs w:val="20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Pagedegarde">
    <w:name w:val="Titre Page de garde"/>
    <w:basedOn w:val="Normal"/>
    <w:next w:val="Normal"/>
    <w:rsid w:val="003E56F5"/>
    <w:pPr>
      <w:jc w:val="center"/>
    </w:pPr>
    <w:rPr>
      <w:b/>
      <w:bCs/>
      <w:sz w:val="40"/>
      <w:szCs w:val="20"/>
    </w:rPr>
  </w:style>
  <w:style w:type="paragraph" w:styleId="TM1">
    <w:name w:val="toc 1"/>
    <w:basedOn w:val="Normal"/>
    <w:next w:val="Normal"/>
    <w:uiPriority w:val="39"/>
    <w:rsid w:val="003E56F5"/>
    <w:pPr>
      <w:pBdr>
        <w:bottom w:val="single" w:sz="8" w:space="1" w:color="FFFFFF"/>
      </w:pBdr>
      <w:shd w:val="clear" w:color="auto" w:fill="C0C0C0"/>
      <w:spacing w:before="240"/>
    </w:pPr>
    <w:rPr>
      <w:b/>
      <w:bCs/>
      <w:iCs/>
      <w:caps/>
      <w:sz w:val="24"/>
    </w:rPr>
  </w:style>
  <w:style w:type="paragraph" w:styleId="TM2">
    <w:name w:val="toc 2"/>
    <w:basedOn w:val="Normal"/>
    <w:next w:val="Normal"/>
    <w:uiPriority w:val="39"/>
    <w:rsid w:val="003E56F5"/>
    <w:rPr>
      <w:b/>
      <w:bCs/>
    </w:rPr>
  </w:style>
  <w:style w:type="paragraph" w:styleId="TM3">
    <w:name w:val="toc 3"/>
    <w:basedOn w:val="Normal"/>
    <w:next w:val="Normal"/>
    <w:uiPriority w:val="39"/>
    <w:rsid w:val="003E56F5"/>
    <w:pPr>
      <w:tabs>
        <w:tab w:val="left" w:pos="1600"/>
        <w:tab w:val="right" w:leader="dot" w:pos="9060"/>
      </w:tabs>
      <w:ind w:left="340"/>
    </w:pPr>
    <w:rPr>
      <w:b/>
      <w:szCs w:val="20"/>
    </w:rPr>
  </w:style>
  <w:style w:type="paragraph" w:styleId="TM4">
    <w:name w:val="toc 4"/>
    <w:basedOn w:val="Normal"/>
    <w:next w:val="Normal"/>
    <w:uiPriority w:val="39"/>
    <w:rsid w:val="003E56F5"/>
    <w:pPr>
      <w:ind w:left="680"/>
    </w:pPr>
    <w:rPr>
      <w:i/>
      <w:szCs w:val="20"/>
    </w:rPr>
  </w:style>
  <w:style w:type="paragraph" w:styleId="TM5">
    <w:name w:val="toc 5"/>
    <w:basedOn w:val="Normal"/>
    <w:next w:val="Normal"/>
    <w:autoRedefine/>
    <w:rsid w:val="003E56F5"/>
    <w:pPr>
      <w:ind w:left="800"/>
    </w:pPr>
    <w:rPr>
      <w:rFonts w:ascii="Times New Roman" w:hAnsi="Times New Roman"/>
      <w:szCs w:val="20"/>
    </w:rPr>
  </w:style>
  <w:style w:type="paragraph" w:styleId="TM6">
    <w:name w:val="toc 6"/>
    <w:basedOn w:val="Normal"/>
    <w:next w:val="Normal"/>
    <w:autoRedefine/>
    <w:rsid w:val="003E56F5"/>
    <w:pPr>
      <w:ind w:left="1000"/>
    </w:pPr>
    <w:rPr>
      <w:rFonts w:ascii="Times New Roman" w:hAnsi="Times New Roman"/>
      <w:szCs w:val="20"/>
    </w:rPr>
  </w:style>
  <w:style w:type="paragraph" w:styleId="TM7">
    <w:name w:val="toc 7"/>
    <w:basedOn w:val="Normal"/>
    <w:next w:val="Normal"/>
    <w:autoRedefine/>
    <w:rsid w:val="003E56F5"/>
    <w:pPr>
      <w:ind w:left="1200"/>
    </w:pPr>
    <w:rPr>
      <w:rFonts w:ascii="Times New Roman" w:hAnsi="Times New Roman"/>
      <w:szCs w:val="20"/>
    </w:rPr>
  </w:style>
  <w:style w:type="paragraph" w:styleId="TM8">
    <w:name w:val="toc 8"/>
    <w:basedOn w:val="Normal"/>
    <w:next w:val="Normal"/>
    <w:autoRedefine/>
    <w:rsid w:val="003E56F5"/>
    <w:pPr>
      <w:ind w:left="1400"/>
    </w:pPr>
    <w:rPr>
      <w:rFonts w:ascii="Times New Roman" w:hAnsi="Times New Roman"/>
      <w:szCs w:val="20"/>
    </w:rPr>
  </w:style>
  <w:style w:type="paragraph" w:styleId="TM9">
    <w:name w:val="toc 9"/>
    <w:basedOn w:val="Normal"/>
    <w:next w:val="Normal"/>
    <w:autoRedefine/>
    <w:rsid w:val="003E56F5"/>
    <w:pPr>
      <w:ind w:left="1600"/>
    </w:pPr>
    <w:rPr>
      <w:rFonts w:ascii="Times New Roman" w:hAnsi="Times New Roman"/>
      <w:szCs w:val="20"/>
    </w:rPr>
  </w:style>
  <w:style w:type="paragraph" w:styleId="En-tte">
    <w:name w:val="header"/>
    <w:basedOn w:val="Normal"/>
    <w:link w:val="En-tteCar"/>
    <w:rsid w:val="003E56F5"/>
    <w:pPr>
      <w:tabs>
        <w:tab w:val="center" w:pos="4536"/>
        <w:tab w:val="right" w:pos="9072"/>
      </w:tabs>
      <w:spacing w:before="60" w:after="60"/>
      <w:jc w:val="center"/>
    </w:pPr>
    <w:rPr>
      <w:sz w:val="18"/>
    </w:rPr>
  </w:style>
  <w:style w:type="paragraph" w:styleId="Pieddepage">
    <w:name w:val="footer"/>
    <w:basedOn w:val="Normal"/>
    <w:link w:val="PieddepageCar"/>
    <w:rsid w:val="003E56F5"/>
    <w:pPr>
      <w:tabs>
        <w:tab w:val="center" w:pos="4536"/>
        <w:tab w:val="right" w:pos="9072"/>
      </w:tabs>
    </w:pPr>
    <w:rPr>
      <w:sz w:val="18"/>
    </w:rPr>
  </w:style>
  <w:style w:type="paragraph" w:customStyle="1" w:styleId="Miseenavant">
    <w:name w:val="Mise en avant"/>
    <w:basedOn w:val="Normal"/>
    <w:rsid w:val="003E56F5"/>
    <w:pPr>
      <w:pBdr>
        <w:left w:val="single" w:sz="18" w:space="4" w:color="FF6600"/>
      </w:pBdr>
      <w:shd w:val="clear" w:color="auto" w:fill="E6E6E6"/>
      <w:spacing w:after="120"/>
    </w:pPr>
  </w:style>
  <w:style w:type="paragraph" w:customStyle="1" w:styleId="Blocdecommandes">
    <w:name w:val="Bloc de commandes"/>
    <w:basedOn w:val="Normal"/>
    <w:rsid w:val="003E56F5"/>
    <w:pPr>
      <w:pBdr>
        <w:top w:val="single" w:sz="8" w:space="1" w:color="808080"/>
        <w:left w:val="single" w:sz="8" w:space="4" w:color="808080"/>
        <w:bottom w:val="single" w:sz="8" w:space="1" w:color="808080"/>
        <w:right w:val="single" w:sz="8" w:space="4" w:color="808080"/>
      </w:pBdr>
      <w:shd w:val="clear" w:color="auto" w:fill="E6E6E6"/>
      <w:spacing w:before="60" w:after="60"/>
    </w:pPr>
    <w:rPr>
      <w:rFonts w:ascii="Courier New" w:hAnsi="Courier New"/>
      <w:sz w:val="18"/>
    </w:rPr>
  </w:style>
  <w:style w:type="paragraph" w:customStyle="1" w:styleId="Titreparagraphe">
    <w:name w:val="Titre paragraphe"/>
    <w:basedOn w:val="Normal"/>
    <w:next w:val="Normal"/>
    <w:rsid w:val="003E56F5"/>
    <w:pPr>
      <w:spacing w:before="600"/>
      <w:jc w:val="center"/>
    </w:pPr>
    <w:rPr>
      <w:b/>
      <w:sz w:val="24"/>
    </w:rPr>
  </w:style>
  <w:style w:type="paragraph" w:styleId="Notedebasdepage">
    <w:name w:val="footnote text"/>
    <w:basedOn w:val="Normal"/>
    <w:link w:val="NotedebasdepageCar"/>
    <w:rsid w:val="003E56F5"/>
    <w:rPr>
      <w:sz w:val="16"/>
    </w:rPr>
  </w:style>
  <w:style w:type="paragraph" w:customStyle="1" w:styleId="Remarque">
    <w:name w:val="Remarque"/>
    <w:basedOn w:val="Normal"/>
    <w:rsid w:val="003E56F5"/>
    <w:pPr>
      <w:pBdr>
        <w:left w:val="single" w:sz="18" w:space="4" w:color="666666"/>
      </w:pBdr>
      <w:spacing w:after="120"/>
    </w:pPr>
    <w:rPr>
      <w:i/>
      <w:color w:val="666666"/>
    </w:rPr>
  </w:style>
  <w:style w:type="paragraph" w:customStyle="1" w:styleId="NumroNiveau1">
    <w:name w:val="Numéro Niveau 1"/>
    <w:basedOn w:val="Normal"/>
    <w:rsid w:val="003E56F5"/>
    <w:pPr>
      <w:numPr>
        <w:numId w:val="17"/>
      </w:numPr>
      <w:tabs>
        <w:tab w:val="num" w:pos="680"/>
      </w:tabs>
      <w:ind w:left="681" w:hanging="397"/>
    </w:pPr>
  </w:style>
  <w:style w:type="paragraph" w:customStyle="1" w:styleId="Citation1">
    <w:name w:val="Citation1"/>
    <w:basedOn w:val="Normal"/>
    <w:next w:val="Normal"/>
    <w:rPr>
      <w:i/>
      <w:iCs/>
      <w:color w:val="000000"/>
    </w:rPr>
  </w:style>
  <w:style w:type="paragraph" w:customStyle="1" w:styleId="Citationintense1">
    <w:name w:val="Citation intense1"/>
    <w:basedOn w:val="Normal"/>
    <w:next w:val="Normal"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ParagrapheNiveau1">
    <w:name w:val="Paragraphe Niveau 1"/>
    <w:basedOn w:val="Normal"/>
    <w:uiPriority w:val="34"/>
    <w:qFormat/>
    <w:rsid w:val="003E56F5"/>
    <w:pPr>
      <w:ind w:left="680"/>
    </w:pPr>
  </w:style>
  <w:style w:type="paragraph" w:customStyle="1" w:styleId="Sansinterligne1">
    <w:name w:val="Sans interligne1"/>
    <w:pPr>
      <w:suppressAutoHyphens/>
      <w:jc w:val="both"/>
    </w:pPr>
    <w:rPr>
      <w:rFonts w:ascii="Arial" w:hAnsi="Arial" w:cs="Arial"/>
      <w:szCs w:val="24"/>
      <w:lang w:eastAsia="ar-SA"/>
    </w:rPr>
  </w:style>
  <w:style w:type="paragraph" w:styleId="Textedebulles">
    <w:name w:val="Balloon Text"/>
    <w:basedOn w:val="Normal"/>
    <w:link w:val="TextedebullesCar"/>
    <w:rsid w:val="003E56F5"/>
    <w:rPr>
      <w:rFonts w:ascii="Tahoma" w:hAnsi="Tahoma" w:cs="Tahoma"/>
      <w:sz w:val="16"/>
      <w:szCs w:val="16"/>
    </w:rPr>
  </w:style>
  <w:style w:type="paragraph" w:customStyle="1" w:styleId="PuceNiveau1">
    <w:name w:val="Puce Niveau 1"/>
    <w:basedOn w:val="Normal"/>
    <w:rsid w:val="003E56F5"/>
    <w:pPr>
      <w:numPr>
        <w:numId w:val="14"/>
      </w:numPr>
      <w:tabs>
        <w:tab w:val="clear" w:pos="-3"/>
        <w:tab w:val="left" w:pos="680"/>
      </w:tabs>
      <w:spacing w:after="60"/>
      <w:ind w:left="681" w:hanging="397"/>
    </w:pPr>
  </w:style>
  <w:style w:type="paragraph" w:customStyle="1" w:styleId="PuceNiveau20">
    <w:name w:val="Puce Niveau 2"/>
    <w:basedOn w:val="Normal"/>
    <w:autoRedefine/>
    <w:rsid w:val="003E56F5"/>
    <w:pPr>
      <w:numPr>
        <w:ilvl w:val="1"/>
        <w:numId w:val="16"/>
      </w:numPr>
      <w:tabs>
        <w:tab w:val="clear" w:pos="1440"/>
        <w:tab w:val="left" w:pos="1077"/>
      </w:tabs>
      <w:spacing w:after="60"/>
      <w:ind w:left="1077" w:hanging="397"/>
    </w:pPr>
  </w:style>
  <w:style w:type="paragraph" w:customStyle="1" w:styleId="PuceNiveau30">
    <w:name w:val="Puce Niveau 3"/>
    <w:basedOn w:val="Normal"/>
    <w:autoRedefine/>
    <w:rsid w:val="003E56F5"/>
    <w:pPr>
      <w:numPr>
        <w:ilvl w:val="2"/>
        <w:numId w:val="15"/>
      </w:numPr>
      <w:tabs>
        <w:tab w:val="clear" w:pos="2160"/>
        <w:tab w:val="num" w:pos="1474"/>
      </w:tabs>
      <w:spacing w:after="60"/>
      <w:ind w:left="1474" w:hanging="397"/>
    </w:pPr>
  </w:style>
  <w:style w:type="paragraph" w:customStyle="1" w:styleId="PuceNiveau4">
    <w:name w:val="Puce Niveau 4"/>
    <w:basedOn w:val="Normal"/>
    <w:autoRedefine/>
    <w:rsid w:val="003E56F5"/>
    <w:pPr>
      <w:numPr>
        <w:ilvl w:val="3"/>
        <w:numId w:val="14"/>
      </w:numPr>
      <w:tabs>
        <w:tab w:val="clear" w:pos="-3"/>
        <w:tab w:val="num" w:pos="1871"/>
      </w:tabs>
      <w:spacing w:after="60"/>
      <w:ind w:left="1871" w:hanging="397"/>
    </w:pPr>
  </w:style>
  <w:style w:type="paragraph" w:customStyle="1" w:styleId="Textetableau">
    <w:name w:val="Texte tableau"/>
    <w:basedOn w:val="Normal"/>
    <w:rsid w:val="003E56F5"/>
    <w:pPr>
      <w:spacing w:before="60" w:after="60"/>
    </w:pPr>
  </w:style>
  <w:style w:type="paragraph" w:customStyle="1" w:styleId="Titrecolonne">
    <w:name w:val="Titre colonne"/>
    <w:basedOn w:val="Textetableau"/>
    <w:rsid w:val="003E56F5"/>
    <w:rPr>
      <w:b/>
    </w:rPr>
  </w:style>
  <w:style w:type="paragraph" w:customStyle="1" w:styleId="Titretableau">
    <w:name w:val="Titre tableau"/>
    <w:basedOn w:val="Textetableau"/>
    <w:rsid w:val="003E56F5"/>
    <w:pPr>
      <w:spacing w:before="120" w:after="120"/>
    </w:pPr>
    <w:rPr>
      <w:b/>
      <w:color w:val="FF6600"/>
      <w:sz w:val="24"/>
    </w:rPr>
  </w:style>
  <w:style w:type="paragraph" w:customStyle="1" w:styleId="NumroNiveau2">
    <w:name w:val="Numéro Niveau 2"/>
    <w:basedOn w:val="Normal"/>
    <w:rsid w:val="003E56F5"/>
    <w:pPr>
      <w:numPr>
        <w:ilvl w:val="1"/>
        <w:numId w:val="17"/>
      </w:numPr>
      <w:tabs>
        <w:tab w:val="clear" w:pos="1440"/>
        <w:tab w:val="num" w:pos="1077"/>
      </w:tabs>
      <w:ind w:left="1077" w:hanging="397"/>
    </w:pPr>
  </w:style>
  <w:style w:type="paragraph" w:customStyle="1" w:styleId="NumroNiveau3">
    <w:name w:val="Numéro Niveau 3"/>
    <w:basedOn w:val="Normal"/>
    <w:rsid w:val="003E56F5"/>
    <w:pPr>
      <w:numPr>
        <w:ilvl w:val="2"/>
        <w:numId w:val="17"/>
      </w:numPr>
      <w:tabs>
        <w:tab w:val="clear" w:pos="2160"/>
        <w:tab w:val="num" w:pos="1474"/>
      </w:tabs>
      <w:ind w:left="1474" w:hanging="397"/>
    </w:pPr>
  </w:style>
  <w:style w:type="paragraph" w:customStyle="1" w:styleId="NumroNiveau4">
    <w:name w:val="Numéro Niveau 4"/>
    <w:basedOn w:val="Normal"/>
    <w:rsid w:val="003E56F5"/>
    <w:pPr>
      <w:numPr>
        <w:ilvl w:val="3"/>
        <w:numId w:val="17"/>
      </w:numPr>
      <w:tabs>
        <w:tab w:val="clear" w:pos="2880"/>
        <w:tab w:val="num" w:pos="1871"/>
      </w:tabs>
      <w:ind w:left="1871" w:hanging="397"/>
    </w:pPr>
  </w:style>
  <w:style w:type="paragraph" w:customStyle="1" w:styleId="NumroRNiveau1">
    <w:name w:val="Numéro (R) Niveau 1"/>
    <w:basedOn w:val="Normal"/>
    <w:rsid w:val="003E56F5"/>
    <w:pPr>
      <w:numPr>
        <w:numId w:val="18"/>
      </w:numPr>
      <w:tabs>
        <w:tab w:val="clear" w:pos="851"/>
        <w:tab w:val="num" w:pos="680"/>
      </w:tabs>
      <w:ind w:left="681" w:hanging="397"/>
    </w:pPr>
  </w:style>
  <w:style w:type="paragraph" w:customStyle="1" w:styleId="NumroRNiveau2">
    <w:name w:val="Numéro (R) Niveau 2"/>
    <w:basedOn w:val="Normal"/>
    <w:rsid w:val="003E56F5"/>
    <w:pPr>
      <w:numPr>
        <w:ilvl w:val="1"/>
        <w:numId w:val="18"/>
      </w:numPr>
      <w:tabs>
        <w:tab w:val="clear" w:pos="1304"/>
        <w:tab w:val="num" w:pos="1077"/>
      </w:tabs>
      <w:ind w:left="1077" w:hanging="397"/>
    </w:pPr>
  </w:style>
  <w:style w:type="paragraph" w:customStyle="1" w:styleId="NumroRNiveau3">
    <w:name w:val="Numéro (R) Niveau 3"/>
    <w:basedOn w:val="Normal"/>
    <w:rsid w:val="003E56F5"/>
    <w:pPr>
      <w:numPr>
        <w:ilvl w:val="2"/>
        <w:numId w:val="18"/>
      </w:numPr>
      <w:tabs>
        <w:tab w:val="clear" w:pos="1814"/>
        <w:tab w:val="num" w:pos="1474"/>
      </w:tabs>
      <w:ind w:left="1474" w:hanging="397"/>
    </w:pPr>
  </w:style>
  <w:style w:type="paragraph" w:customStyle="1" w:styleId="NumroRNiveau4">
    <w:name w:val="Numéro (R) Niveau 4"/>
    <w:basedOn w:val="Normal"/>
    <w:rsid w:val="003E56F5"/>
    <w:pPr>
      <w:numPr>
        <w:ilvl w:val="3"/>
        <w:numId w:val="18"/>
      </w:numPr>
      <w:tabs>
        <w:tab w:val="clear" w:pos="2438"/>
        <w:tab w:val="num" w:pos="1871"/>
      </w:tabs>
      <w:ind w:left="1871" w:hanging="397"/>
    </w:pPr>
  </w:style>
  <w:style w:type="paragraph" w:customStyle="1" w:styleId="ParagrapheNiveau2">
    <w:name w:val="Paragraphe Niveau 2"/>
    <w:basedOn w:val="ParagrapheNiveau1"/>
    <w:rsid w:val="003E56F5"/>
    <w:pPr>
      <w:ind w:left="1077"/>
    </w:pPr>
  </w:style>
  <w:style w:type="paragraph" w:customStyle="1" w:styleId="ParagrapheNiveau3">
    <w:name w:val="Paragraphe Niveau 3"/>
    <w:basedOn w:val="ParagrapheNiveau1"/>
    <w:rsid w:val="003E56F5"/>
    <w:pPr>
      <w:ind w:left="1474"/>
    </w:pPr>
  </w:style>
  <w:style w:type="paragraph" w:customStyle="1" w:styleId="ParagrapheNiveau4">
    <w:name w:val="Paragraphe Niveau 4"/>
    <w:basedOn w:val="ParagrapheNiveau3"/>
    <w:rsid w:val="003E56F5"/>
    <w:pPr>
      <w:ind w:left="1871"/>
    </w:pPr>
  </w:style>
  <w:style w:type="paragraph" w:customStyle="1" w:styleId="StyleTitrecolonneAutomatique">
    <w:name w:val="Style Titre colonne + Automatique"/>
    <w:basedOn w:val="Titrecolonne"/>
    <w:rsid w:val="003E56F5"/>
    <w:rPr>
      <w:bCs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customStyle="1" w:styleId="Tabledesmatiresniveau10">
    <w:name w:val="Table des matières niveau 10"/>
    <w:basedOn w:val="Index"/>
    <w:pPr>
      <w:tabs>
        <w:tab w:val="right" w:leader="dot" w:pos="7091"/>
      </w:tabs>
      <w:ind w:left="2547"/>
    </w:pPr>
  </w:style>
  <w:style w:type="paragraph" w:customStyle="1" w:styleId="OrasysNormal">
    <w:name w:val="Orasys_Normal"/>
    <w:rsid w:val="00C24945"/>
    <w:pPr>
      <w:spacing w:before="120"/>
      <w:jc w:val="both"/>
    </w:pPr>
    <w:rPr>
      <w:rFonts w:ascii="Verdana" w:hAnsi="Verdana"/>
    </w:rPr>
  </w:style>
  <w:style w:type="character" w:customStyle="1" w:styleId="Titre1Car">
    <w:name w:val="Titre 1 Car"/>
    <w:link w:val="Titre1"/>
    <w:rsid w:val="00C24945"/>
    <w:rPr>
      <w:rFonts w:ascii="Arial" w:hAnsi="Arial" w:cs="Arial"/>
      <w:b/>
      <w:bCs/>
      <w:caps/>
      <w:kern w:val="32"/>
      <w:sz w:val="28"/>
      <w:szCs w:val="32"/>
      <w:shd w:val="clear" w:color="auto" w:fill="C0C0C0"/>
    </w:rPr>
  </w:style>
  <w:style w:type="paragraph" w:customStyle="1" w:styleId="Puceniveau10">
    <w:name w:val="Puce niveau 1"/>
    <w:basedOn w:val="OrasysNormal"/>
    <w:rsid w:val="00C24945"/>
    <w:pPr>
      <w:numPr>
        <w:numId w:val="9"/>
      </w:numPr>
    </w:pPr>
  </w:style>
  <w:style w:type="character" w:styleId="Appelnotedebasdep">
    <w:name w:val="footnote reference"/>
    <w:rsid w:val="003E56F5"/>
    <w:rPr>
      <w:vertAlign w:val="superscript"/>
    </w:rPr>
  </w:style>
  <w:style w:type="paragraph" w:styleId="Explorateurdedocuments">
    <w:name w:val="Document Map"/>
    <w:basedOn w:val="Normal"/>
    <w:link w:val="ExplorateurdedocumentsCar"/>
    <w:semiHidden/>
    <w:rsid w:val="00C24945"/>
    <w:pPr>
      <w:shd w:val="clear" w:color="auto" w:fill="000080"/>
    </w:pPr>
    <w:rPr>
      <w:rFonts w:ascii="Tahoma" w:hAnsi="Tahoma"/>
    </w:rPr>
  </w:style>
  <w:style w:type="character" w:customStyle="1" w:styleId="ExplorateurdedocumentsCar">
    <w:name w:val="Explorateur de documents Car"/>
    <w:link w:val="Explorateurdedocuments"/>
    <w:semiHidden/>
    <w:rsid w:val="00C24945"/>
    <w:rPr>
      <w:rFonts w:ascii="Tahoma" w:hAnsi="Tahoma"/>
      <w:sz w:val="24"/>
      <w:shd w:val="clear" w:color="auto" w:fill="000080"/>
    </w:rPr>
  </w:style>
  <w:style w:type="table" w:styleId="Grilledutableau">
    <w:name w:val="Table Grid"/>
    <w:basedOn w:val="TableauNormal"/>
    <w:rsid w:val="003E56F5"/>
    <w:pPr>
      <w:spacing w:before="120" w:after="120"/>
    </w:pPr>
    <w:rPr>
      <w:rFonts w:ascii="Arial" w:hAnsi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marques">
    <w:name w:val="Remarques"/>
    <w:basedOn w:val="OrasysNormal"/>
    <w:rsid w:val="00C24945"/>
    <w:pPr>
      <w:pBdr>
        <w:left w:val="single" w:sz="18" w:space="4" w:color="008080"/>
      </w:pBdr>
      <w:shd w:val="clear" w:color="auto" w:fill="F3F3F3"/>
      <w:spacing w:after="120"/>
    </w:pPr>
    <w:rPr>
      <w:i/>
    </w:rPr>
  </w:style>
  <w:style w:type="paragraph" w:customStyle="1" w:styleId="Technique">
    <w:name w:val="Technique"/>
    <w:basedOn w:val="OrasysNormal"/>
    <w:rsid w:val="00C24945"/>
    <w:pPr>
      <w:pBdr>
        <w:top w:val="single" w:sz="8" w:space="1" w:color="008080"/>
        <w:left w:val="single" w:sz="8" w:space="4" w:color="008080"/>
        <w:bottom w:val="single" w:sz="8" w:space="1" w:color="008080"/>
        <w:right w:val="single" w:sz="8" w:space="4" w:color="008080"/>
      </w:pBdr>
      <w:shd w:val="clear" w:color="auto" w:fill="F3F3F3"/>
      <w:spacing w:before="0"/>
      <w:jc w:val="left"/>
    </w:pPr>
    <w:rPr>
      <w:rFonts w:ascii="Courier New" w:hAnsi="Courier New"/>
      <w:sz w:val="18"/>
    </w:rPr>
  </w:style>
  <w:style w:type="paragraph" w:customStyle="1" w:styleId="Important">
    <w:name w:val="Important"/>
    <w:basedOn w:val="OrasysNormal"/>
    <w:rsid w:val="00C24945"/>
    <w:pPr>
      <w:pBdr>
        <w:left w:val="single" w:sz="18" w:space="4" w:color="CA5E1C"/>
      </w:pBdr>
      <w:shd w:val="clear" w:color="auto" w:fill="E6E6E6"/>
    </w:pPr>
  </w:style>
  <w:style w:type="paragraph" w:styleId="Lgende">
    <w:name w:val="caption"/>
    <w:basedOn w:val="Normal"/>
    <w:next w:val="Titrecolonne"/>
    <w:qFormat/>
    <w:rsid w:val="003E56F5"/>
    <w:pPr>
      <w:spacing w:after="360"/>
      <w:jc w:val="center"/>
    </w:pPr>
    <w:rPr>
      <w:b/>
      <w:bCs/>
      <w:sz w:val="16"/>
      <w:szCs w:val="20"/>
    </w:rPr>
  </w:style>
  <w:style w:type="paragraph" w:customStyle="1" w:styleId="Puceniveau2">
    <w:name w:val="Puce niveau 2"/>
    <w:basedOn w:val="OrasysNormal"/>
    <w:rsid w:val="00C24945"/>
    <w:pPr>
      <w:numPr>
        <w:ilvl w:val="1"/>
        <w:numId w:val="9"/>
      </w:numPr>
    </w:pPr>
  </w:style>
  <w:style w:type="paragraph" w:customStyle="1" w:styleId="Puceniveau3">
    <w:name w:val="Puce niveau 3"/>
    <w:basedOn w:val="OrasysNormal"/>
    <w:rsid w:val="00C24945"/>
    <w:pPr>
      <w:numPr>
        <w:ilvl w:val="2"/>
        <w:numId w:val="9"/>
      </w:numPr>
    </w:pPr>
  </w:style>
  <w:style w:type="paragraph" w:customStyle="1" w:styleId="Puceniveau40">
    <w:name w:val="Puce niveau 4"/>
    <w:basedOn w:val="OrasysNormal"/>
    <w:rsid w:val="00C24945"/>
    <w:pPr>
      <w:numPr>
        <w:ilvl w:val="3"/>
        <w:numId w:val="9"/>
      </w:numPr>
    </w:pPr>
  </w:style>
  <w:style w:type="paragraph" w:customStyle="1" w:styleId="Titrepremirepage">
    <w:name w:val="Titre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52"/>
      <w:szCs w:val="52"/>
    </w:rPr>
  </w:style>
  <w:style w:type="paragraph" w:customStyle="1" w:styleId="Sujetpremirepage">
    <w:name w:val="Sujet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40"/>
      <w:szCs w:val="40"/>
    </w:rPr>
  </w:style>
  <w:style w:type="paragraph" w:customStyle="1" w:styleId="Numrotationdeniveau1">
    <w:name w:val="Numérotation de niveau 1"/>
    <w:basedOn w:val="OrasysNormal"/>
    <w:rsid w:val="00C24945"/>
    <w:pPr>
      <w:numPr>
        <w:numId w:val="10"/>
      </w:numPr>
    </w:pPr>
  </w:style>
  <w:style w:type="paragraph" w:customStyle="1" w:styleId="Numrotationdeniveau2">
    <w:name w:val="Numérotation de niveau 2"/>
    <w:basedOn w:val="OrasysNormal"/>
    <w:rsid w:val="00C24945"/>
    <w:pPr>
      <w:numPr>
        <w:ilvl w:val="1"/>
        <w:numId w:val="10"/>
      </w:numPr>
    </w:pPr>
  </w:style>
  <w:style w:type="paragraph" w:customStyle="1" w:styleId="Numrotationdeniveau3">
    <w:name w:val="Numérotation de niveau 3"/>
    <w:basedOn w:val="OrasysNormal"/>
    <w:rsid w:val="00C24945"/>
    <w:pPr>
      <w:numPr>
        <w:ilvl w:val="2"/>
        <w:numId w:val="10"/>
      </w:numPr>
    </w:pPr>
  </w:style>
  <w:style w:type="paragraph" w:customStyle="1" w:styleId="Numrotationdeniveau4">
    <w:name w:val="Numérotation de niveau 4"/>
    <w:basedOn w:val="OrasysNormal"/>
    <w:rsid w:val="00C24945"/>
    <w:pPr>
      <w:numPr>
        <w:ilvl w:val="3"/>
        <w:numId w:val="10"/>
      </w:numPr>
    </w:pPr>
  </w:style>
  <w:style w:type="character" w:customStyle="1" w:styleId="En-tteCar">
    <w:name w:val="En-tête Car"/>
    <w:link w:val="En-tte"/>
    <w:rsid w:val="003E56F5"/>
    <w:rPr>
      <w:rFonts w:ascii="Arial" w:hAnsi="Arial"/>
      <w:sz w:val="18"/>
      <w:szCs w:val="24"/>
    </w:rPr>
  </w:style>
  <w:style w:type="character" w:customStyle="1" w:styleId="PieddepageCar">
    <w:name w:val="Pied de page Car"/>
    <w:link w:val="Pieddepage"/>
    <w:rsid w:val="003E56F5"/>
    <w:rPr>
      <w:rFonts w:ascii="Arial" w:hAnsi="Arial"/>
      <w:sz w:val="18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3E56F5"/>
    <w:rPr>
      <w:i/>
      <w:iCs/>
      <w:color w:val="000000"/>
    </w:rPr>
  </w:style>
  <w:style w:type="character" w:customStyle="1" w:styleId="CitationCar">
    <w:name w:val="Citation Car"/>
    <w:link w:val="Citation"/>
    <w:uiPriority w:val="29"/>
    <w:rsid w:val="003E56F5"/>
    <w:rPr>
      <w:rFonts w:ascii="Arial" w:hAnsi="Arial"/>
      <w:i/>
      <w:iCs/>
      <w:color w:val="000000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56F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3E56F5"/>
    <w:rPr>
      <w:rFonts w:ascii="Arial" w:hAnsi="Arial"/>
      <w:b/>
      <w:bCs/>
      <w:i/>
      <w:iCs/>
      <w:color w:val="4F81BD"/>
      <w:szCs w:val="24"/>
    </w:rPr>
  </w:style>
  <w:style w:type="character" w:styleId="Rfrenceple">
    <w:name w:val="Subtle Reference"/>
    <w:uiPriority w:val="31"/>
    <w:qFormat/>
    <w:rsid w:val="003E56F5"/>
    <w:rPr>
      <w:smallCaps/>
      <w:color w:val="C0504D"/>
      <w:u w:val="single"/>
    </w:rPr>
  </w:style>
  <w:style w:type="character" w:styleId="Rfrenceintense">
    <w:name w:val="Intense Reference"/>
    <w:uiPriority w:val="32"/>
    <w:qFormat/>
    <w:rsid w:val="003E56F5"/>
    <w:rPr>
      <w:b/>
      <w:bCs/>
      <w:smallCaps/>
      <w:color w:val="C0504D"/>
      <w:spacing w:val="5"/>
      <w:u w:val="single"/>
    </w:rPr>
  </w:style>
  <w:style w:type="character" w:styleId="Titredulivre">
    <w:name w:val="Book Title"/>
    <w:uiPriority w:val="33"/>
    <w:qFormat/>
    <w:rsid w:val="003E56F5"/>
    <w:rPr>
      <w:b/>
      <w:bCs/>
      <w:smallCaps/>
      <w:spacing w:val="5"/>
    </w:rPr>
  </w:style>
  <w:style w:type="paragraph" w:styleId="Sansinterligne">
    <w:name w:val="No Spacing"/>
    <w:uiPriority w:val="1"/>
    <w:qFormat/>
    <w:rsid w:val="003E56F5"/>
    <w:pPr>
      <w:jc w:val="both"/>
    </w:pPr>
    <w:rPr>
      <w:rFonts w:ascii="Arial" w:hAnsi="Arial"/>
      <w:szCs w:val="24"/>
    </w:rPr>
  </w:style>
  <w:style w:type="character" w:customStyle="1" w:styleId="TextedebullesCar">
    <w:name w:val="Texte de bulles Car"/>
    <w:link w:val="Textedebulles"/>
    <w:rsid w:val="003E56F5"/>
    <w:rPr>
      <w:rFonts w:ascii="Tahoma" w:hAnsi="Tahoma" w:cs="Tahoma"/>
      <w:sz w:val="16"/>
      <w:szCs w:val="16"/>
    </w:rPr>
  </w:style>
  <w:style w:type="numbering" w:customStyle="1" w:styleId="StyleListePuce">
    <w:name w:val="Style Liste Puce"/>
    <w:uiPriority w:val="99"/>
    <w:semiHidden/>
    <w:rsid w:val="003E56F5"/>
    <w:pPr>
      <w:numPr>
        <w:numId w:val="13"/>
      </w:numPr>
    </w:pPr>
  </w:style>
  <w:style w:type="character" w:customStyle="1" w:styleId="NotedebasdepageCar">
    <w:name w:val="Note de bas de page Car"/>
    <w:link w:val="Notedebasdepage"/>
    <w:rsid w:val="003E56F5"/>
    <w:rPr>
      <w:rFonts w:ascii="Arial" w:hAnsi="Arial"/>
      <w:sz w:val="16"/>
      <w:szCs w:val="24"/>
    </w:rPr>
  </w:style>
  <w:style w:type="character" w:styleId="Numrodepage">
    <w:name w:val="page number"/>
    <w:basedOn w:val="Policepardfaut"/>
    <w:uiPriority w:val="99"/>
    <w:semiHidden/>
    <w:unhideWhenUsed/>
    <w:rsid w:val="001A0F40"/>
  </w:style>
  <w:style w:type="paragraph" w:customStyle="1" w:styleId="Titreen-tte">
    <w:name w:val="Titre en-tête"/>
    <w:basedOn w:val="En-tte"/>
    <w:link w:val="Titreen-tteCar"/>
    <w:qFormat/>
    <w:rsid w:val="00873D54"/>
    <w:pPr>
      <w:spacing w:before="0" w:after="0"/>
      <w:ind w:left="3828"/>
      <w:jc w:val="left"/>
    </w:pPr>
    <w:rPr>
      <w:rFonts w:eastAsia="MS Mincho" w:cs="Arial"/>
      <w:b/>
      <w:color w:val="009FAF"/>
      <w:sz w:val="24"/>
    </w:rPr>
  </w:style>
  <w:style w:type="character" w:customStyle="1" w:styleId="Titreen-tteCar">
    <w:name w:val="Titre en-tête Car"/>
    <w:link w:val="Titreen-tte"/>
    <w:rsid w:val="00873D54"/>
    <w:rPr>
      <w:rFonts w:ascii="Arial" w:eastAsia="MS Mincho" w:hAnsi="Arial" w:cs="Arial"/>
      <w:b/>
      <w:color w:val="009FAF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14387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4387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43872"/>
    <w:rPr>
      <w:rFonts w:asciiTheme="minorHAnsi" w:eastAsiaTheme="minorHAnsi" w:hAnsiTheme="minorHAnsi" w:cstheme="minorBidi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4387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43872"/>
    <w:rPr>
      <w:rFonts w:asciiTheme="minorHAnsi" w:eastAsiaTheme="minorHAnsi" w:hAnsiTheme="minorHAnsi" w:cstheme="minorBidi"/>
      <w:b/>
      <w:b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872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qFormat/>
    <w:rsid w:val="003E56F5"/>
    <w:pPr>
      <w:keepNext/>
      <w:numPr>
        <w:numId w:val="12"/>
      </w:numPr>
      <w:shd w:val="clear" w:color="auto" w:fill="C0C0C0"/>
      <w:spacing w:before="480"/>
      <w:ind w:left="0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Titre2">
    <w:name w:val="heading 2"/>
    <w:basedOn w:val="Normal"/>
    <w:next w:val="Normal"/>
    <w:qFormat/>
    <w:rsid w:val="003E56F5"/>
    <w:pPr>
      <w:keepNext/>
      <w:numPr>
        <w:ilvl w:val="1"/>
        <w:numId w:val="12"/>
      </w:numPr>
      <w:spacing w:before="240" w:after="60"/>
      <w:ind w:left="0"/>
      <w:outlineLvl w:val="1"/>
    </w:pPr>
    <w:rPr>
      <w:rFonts w:cs="Arial"/>
      <w:b/>
      <w:bCs/>
      <w:iCs/>
      <w:sz w:val="28"/>
      <w:szCs w:val="28"/>
    </w:rPr>
  </w:style>
  <w:style w:type="paragraph" w:styleId="Titre3">
    <w:name w:val="heading 3"/>
    <w:basedOn w:val="Normal"/>
    <w:next w:val="Normal"/>
    <w:qFormat/>
    <w:rsid w:val="003E56F5"/>
    <w:pPr>
      <w:keepNext/>
      <w:numPr>
        <w:ilvl w:val="2"/>
        <w:numId w:val="12"/>
      </w:numPr>
      <w:spacing w:before="240" w:after="60"/>
      <w:ind w:left="340"/>
      <w:outlineLvl w:val="2"/>
    </w:pPr>
    <w:rPr>
      <w:rFonts w:cs="Arial"/>
      <w:b/>
      <w:bCs/>
      <w:sz w:val="24"/>
      <w:szCs w:val="26"/>
    </w:rPr>
  </w:style>
  <w:style w:type="paragraph" w:styleId="Titre4">
    <w:name w:val="heading 4"/>
    <w:basedOn w:val="Normal"/>
    <w:next w:val="Normal"/>
    <w:qFormat/>
    <w:rsid w:val="003E56F5"/>
    <w:pPr>
      <w:keepNext/>
      <w:numPr>
        <w:ilvl w:val="3"/>
        <w:numId w:val="12"/>
      </w:numPr>
      <w:spacing w:before="240" w:after="60"/>
      <w:ind w:left="680"/>
      <w:outlineLvl w:val="3"/>
    </w:pPr>
    <w:rPr>
      <w:b/>
      <w:bCs/>
      <w:i/>
      <w:szCs w:val="28"/>
    </w:rPr>
  </w:style>
  <w:style w:type="paragraph" w:styleId="Titre5">
    <w:name w:val="heading 5"/>
    <w:basedOn w:val="Normal"/>
    <w:next w:val="Titrecolonne"/>
    <w:qFormat/>
    <w:rsid w:val="003E56F5"/>
    <w:pPr>
      <w:numPr>
        <w:ilvl w:val="4"/>
        <w:numId w:val="1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Titrecolonne"/>
    <w:qFormat/>
    <w:rsid w:val="003E56F5"/>
    <w:pPr>
      <w:numPr>
        <w:ilvl w:val="5"/>
        <w:numId w:val="12"/>
      </w:numPr>
      <w:spacing w:before="240"/>
      <w:outlineLvl w:val="5"/>
    </w:pPr>
    <w:rPr>
      <w:rFonts w:ascii="Times New Roman" w:hAnsi="Times New Roman"/>
      <w:b/>
      <w:bCs/>
    </w:rPr>
  </w:style>
  <w:style w:type="paragraph" w:styleId="Titre7">
    <w:name w:val="heading 7"/>
    <w:basedOn w:val="Normal"/>
    <w:next w:val="Titrecolonne"/>
    <w:qFormat/>
    <w:rsid w:val="003E56F5"/>
    <w:pPr>
      <w:numPr>
        <w:ilvl w:val="6"/>
        <w:numId w:val="12"/>
      </w:numPr>
      <w:spacing w:before="24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Titrecolonne"/>
    <w:qFormat/>
    <w:rsid w:val="003E56F5"/>
    <w:pPr>
      <w:outlineLvl w:val="7"/>
    </w:pPr>
  </w:style>
  <w:style w:type="paragraph" w:styleId="Titre9">
    <w:name w:val="heading 9"/>
    <w:basedOn w:val="Normal"/>
    <w:next w:val="Titrecolonne"/>
    <w:qFormat/>
    <w:rsid w:val="003E56F5"/>
    <w:pPr>
      <w:outlineLvl w:val="8"/>
    </w:pPr>
  </w:style>
  <w:style w:type="character" w:default="1" w:styleId="Policepardfaut">
    <w:name w:val="Default Paragraph Font"/>
    <w:uiPriority w:val="1"/>
    <w:semiHidden/>
    <w:unhideWhenUsed/>
    <w:rsid w:val="00143872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143872"/>
  </w:style>
  <w:style w:type="character" w:customStyle="1" w:styleId="WW8Num1z0">
    <w:name w:val="WW8Num1z0"/>
    <w:rPr>
      <w:rFonts w:cs="Times New Roman"/>
      <w:b/>
      <w:i w:val="0"/>
    </w:rPr>
  </w:style>
  <w:style w:type="character" w:customStyle="1" w:styleId="WW8Num1z4">
    <w:name w:val="WW8Num1z4"/>
    <w:rPr>
      <w:rFonts w:cs="Times New Roman"/>
    </w:rPr>
  </w:style>
  <w:style w:type="character" w:customStyle="1" w:styleId="WW8Num2z0">
    <w:name w:val="WW8Num2z0"/>
    <w:rPr>
      <w:rFonts w:ascii="Arial" w:hAnsi="Arial" w:cs="Arial"/>
      <w:b/>
      <w:i w:val="0"/>
      <w:color w:val="000000"/>
      <w:sz w:val="20"/>
    </w:rPr>
  </w:style>
  <w:style w:type="character" w:customStyle="1" w:styleId="WW8Num2z1">
    <w:name w:val="WW8Num2z1"/>
    <w:rPr>
      <w:rFonts w:ascii="Wingdings" w:hAnsi="Wingdings" w:cs="Wingdings"/>
      <w:b/>
      <w:i w:val="0"/>
      <w:sz w:val="20"/>
    </w:rPr>
  </w:style>
  <w:style w:type="character" w:customStyle="1" w:styleId="WW8Num2z2">
    <w:name w:val="WW8Num2z2"/>
    <w:rPr>
      <w:rFonts w:ascii="Arial" w:hAnsi="Arial" w:cs="Arial"/>
      <w:b w:val="0"/>
      <w:i w:val="0"/>
      <w:sz w:val="24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2z4">
    <w:name w:val="WW8Num2z4"/>
    <w:rPr>
      <w:rFonts w:ascii="Courier New" w:hAnsi="Courier New" w:cs="Courier New"/>
    </w:rPr>
  </w:style>
  <w:style w:type="character" w:customStyle="1" w:styleId="WW8Num2z5">
    <w:name w:val="WW8Num2z5"/>
    <w:rPr>
      <w:rFonts w:ascii="Wingdings" w:hAnsi="Wingdings" w:cs="Wingdings"/>
    </w:rPr>
  </w:style>
  <w:style w:type="character" w:customStyle="1" w:styleId="WW8Num3z0">
    <w:name w:val="WW8Num3z0"/>
    <w:rPr>
      <w:rFonts w:ascii="Arial" w:hAnsi="Arial" w:cs="Arial"/>
      <w:b/>
      <w:i w:val="0"/>
      <w:color w:val="000000"/>
      <w:sz w:val="20"/>
    </w:rPr>
  </w:style>
  <w:style w:type="character" w:customStyle="1" w:styleId="WW8Num3z1">
    <w:name w:val="WW8Num3z1"/>
    <w:rPr>
      <w:rFonts w:ascii="Wingdings" w:hAnsi="Wingdings" w:cs="Wingdings"/>
      <w:b/>
      <w:i w:val="0"/>
      <w:sz w:val="24"/>
    </w:rPr>
  </w:style>
  <w:style w:type="character" w:customStyle="1" w:styleId="WW8Num3z2">
    <w:name w:val="WW8Num3z2"/>
    <w:rPr>
      <w:rFonts w:ascii="Arial" w:hAnsi="Arial" w:cs="Arial"/>
      <w:b/>
      <w:sz w:val="24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customStyle="1" w:styleId="WW8Num3z5">
    <w:name w:val="WW8Num3z5"/>
    <w:rPr>
      <w:rFonts w:ascii="Wingdings" w:hAnsi="Wingdings" w:cs="Wingdings"/>
    </w:rPr>
  </w:style>
  <w:style w:type="character" w:customStyle="1" w:styleId="WW8Num4z0">
    <w:name w:val="WW8Num4z0"/>
    <w:rPr>
      <w:rFonts w:cs="Times New Roman"/>
      <w:b/>
      <w:i w:val="0"/>
    </w:rPr>
  </w:style>
  <w:style w:type="character" w:customStyle="1" w:styleId="WW8Num4z4">
    <w:name w:val="WW8Num4z4"/>
    <w:rPr>
      <w:rFonts w:cs="Times New Roman"/>
    </w:rPr>
  </w:style>
  <w:style w:type="character" w:customStyle="1" w:styleId="WW8Num5z0">
    <w:name w:val="WW8Num5z0"/>
    <w:rPr>
      <w:rFonts w:cs="Times New Roman"/>
      <w:b/>
      <w:i w:val="0"/>
    </w:rPr>
  </w:style>
  <w:style w:type="character" w:customStyle="1" w:styleId="WW8Num5z4">
    <w:name w:val="WW8Num5z4"/>
    <w:rPr>
      <w:rFonts w:cs="Times New Roman"/>
    </w:rPr>
  </w:style>
  <w:style w:type="character" w:customStyle="1" w:styleId="WW8Num6z0">
    <w:name w:val="WW8Num6z0"/>
    <w:rPr>
      <w:rFonts w:ascii="Arial" w:hAnsi="Arial" w:cs="Arial"/>
      <w:b/>
      <w:i w:val="0"/>
      <w:color w:val="000000"/>
      <w:sz w:val="20"/>
    </w:rPr>
  </w:style>
  <w:style w:type="character" w:customStyle="1" w:styleId="WW8Num6z1">
    <w:name w:val="WW8Num6z1"/>
    <w:rPr>
      <w:rFonts w:ascii="Wingdings" w:hAnsi="Wingdings" w:cs="Wingdings"/>
      <w:b/>
      <w:i w:val="0"/>
      <w:sz w:val="20"/>
    </w:rPr>
  </w:style>
  <w:style w:type="character" w:customStyle="1" w:styleId="WW8Num6z2">
    <w:name w:val="WW8Num6z2"/>
    <w:rPr>
      <w:rFonts w:ascii="Arial" w:hAnsi="Arial" w:cs="Arial"/>
      <w:b w:val="0"/>
      <w:i w:val="0"/>
      <w:sz w:val="24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6z4">
    <w:name w:val="WW8Num6z4"/>
    <w:rPr>
      <w:rFonts w:ascii="Courier New" w:hAnsi="Courier New" w:cs="Courier New"/>
    </w:rPr>
  </w:style>
  <w:style w:type="character" w:customStyle="1" w:styleId="WW8Num6z5">
    <w:name w:val="WW8Num6z5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  <w:b/>
      <w:i w:val="0"/>
      <w:color w:val="000000"/>
      <w:sz w:val="20"/>
    </w:rPr>
  </w:style>
  <w:style w:type="character" w:customStyle="1" w:styleId="WW8Num7z2">
    <w:name w:val="WW8Num7z2"/>
    <w:rPr>
      <w:rFonts w:ascii="Arial" w:hAnsi="Arial" w:cs="Arial"/>
      <w:b w:val="0"/>
      <w:i w:val="0"/>
      <w:sz w:val="24"/>
    </w:rPr>
  </w:style>
  <w:style w:type="character" w:customStyle="1" w:styleId="WW8Num7z3">
    <w:name w:val="WW8Num7z3"/>
    <w:rPr>
      <w:rFonts w:ascii="Symbol" w:hAnsi="Symbol" w:cs="Symbol"/>
    </w:rPr>
  </w:style>
  <w:style w:type="character" w:customStyle="1" w:styleId="WW8Num7z4">
    <w:name w:val="WW8Num7z4"/>
    <w:rPr>
      <w:rFonts w:ascii="Courier New" w:hAnsi="Courier New" w:cs="Courier New"/>
    </w:rPr>
  </w:style>
  <w:style w:type="character" w:customStyle="1" w:styleId="WW8Num7z5">
    <w:name w:val="WW8Num7z5"/>
    <w:rPr>
      <w:rFonts w:ascii="Wingdings" w:hAnsi="Wingdings" w:cs="Wingdings"/>
    </w:rPr>
  </w:style>
  <w:style w:type="character" w:customStyle="1" w:styleId="WW8Num8z0">
    <w:name w:val="WW8Num8z0"/>
    <w:rPr>
      <w:rFonts w:ascii="Arial" w:hAnsi="Arial" w:cs="Arial"/>
      <w:b w:val="0"/>
      <w:i w:val="0"/>
      <w:color w:val="000000"/>
      <w:sz w:val="18"/>
    </w:rPr>
  </w:style>
  <w:style w:type="character" w:customStyle="1" w:styleId="WW8Num8z1">
    <w:name w:val="WW8Num8z1"/>
    <w:rPr>
      <w:rFonts w:ascii="Wingdings" w:hAnsi="Wingdings" w:cs="Wingdings"/>
      <w:b/>
      <w:i w:val="0"/>
      <w:sz w:val="20"/>
    </w:rPr>
  </w:style>
  <w:style w:type="character" w:customStyle="1" w:styleId="WW8Num8z2">
    <w:name w:val="WW8Num8z2"/>
    <w:rPr>
      <w:rFonts w:ascii="Arial Black" w:hAnsi="Arial Black" w:cs="Arial Black"/>
      <w:b/>
      <w:i w:val="0"/>
      <w:color w:val="000000"/>
      <w:sz w:val="20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8Num8z4">
    <w:name w:val="WW8Num8z4"/>
    <w:rPr>
      <w:rFonts w:ascii="Courier New" w:hAnsi="Courier New" w:cs="Courier New"/>
    </w:rPr>
  </w:style>
  <w:style w:type="character" w:customStyle="1" w:styleId="WW8Num8z5">
    <w:name w:val="WW8Num8z5"/>
    <w:rPr>
      <w:rFonts w:ascii="Wingdings" w:hAnsi="Wingdings" w:cs="Wingdings"/>
    </w:rPr>
  </w:style>
  <w:style w:type="character" w:customStyle="1" w:styleId="WW8Num9z0">
    <w:name w:val="WW8Num9z0"/>
    <w:rPr>
      <w:rFonts w:cs="Times New Roman"/>
    </w:rPr>
  </w:style>
  <w:style w:type="character" w:customStyle="1" w:styleId="WW8Num10z0">
    <w:name w:val="WW8Num10z0"/>
    <w:rPr>
      <w:rFonts w:cs="Times New Roman"/>
      <w:b/>
      <w:i w:val="0"/>
    </w:rPr>
  </w:style>
  <w:style w:type="character" w:customStyle="1" w:styleId="WW8Num10z4">
    <w:name w:val="WW8Num10z4"/>
    <w:rPr>
      <w:rFonts w:cs="Times New Roman"/>
    </w:rPr>
  </w:style>
  <w:style w:type="character" w:customStyle="1" w:styleId="Policepardfaut1">
    <w:name w:val="Police par défaut1"/>
  </w:style>
  <w:style w:type="character" w:styleId="Lienhypertexte">
    <w:name w:val="Hyperlink"/>
    <w:uiPriority w:val="99"/>
    <w:rsid w:val="003E56F5"/>
    <w:rPr>
      <w:rFonts w:ascii="Arial" w:hAnsi="Arial"/>
      <w:color w:val="FF6600"/>
      <w:sz w:val="20"/>
      <w:u w:val="single"/>
    </w:rPr>
  </w:style>
  <w:style w:type="character" w:customStyle="1" w:styleId="HeaderChar">
    <w:name w:val="Header Char"/>
    <w:rPr>
      <w:rFonts w:ascii="Arial" w:hAnsi="Arial" w:cs="Arial"/>
      <w:sz w:val="24"/>
      <w:lang w:val="fr-FR"/>
    </w:rPr>
  </w:style>
  <w:style w:type="character" w:customStyle="1" w:styleId="FooterChar">
    <w:name w:val="Footer Char"/>
    <w:rPr>
      <w:rFonts w:ascii="Arial" w:hAnsi="Arial" w:cs="Arial"/>
      <w:sz w:val="24"/>
      <w:lang w:val="fr-FR"/>
    </w:rPr>
  </w:style>
  <w:style w:type="character" w:customStyle="1" w:styleId="Emphaseple1">
    <w:name w:val="Emphase pâle1"/>
    <w:uiPriority w:val="19"/>
    <w:rsid w:val="003E56F5"/>
    <w:rPr>
      <w:i/>
      <w:iCs/>
      <w:color w:val="808080"/>
    </w:rPr>
  </w:style>
  <w:style w:type="character" w:customStyle="1" w:styleId="Emphaseintense1">
    <w:name w:val="Emphase intense1"/>
    <w:uiPriority w:val="21"/>
    <w:rsid w:val="003E56F5"/>
    <w:rPr>
      <w:b/>
      <w:bCs/>
      <w:i/>
      <w:iCs/>
      <w:color w:val="4F81BD"/>
    </w:rPr>
  </w:style>
  <w:style w:type="character" w:customStyle="1" w:styleId="QuoteChar">
    <w:name w:val="Quote Char"/>
    <w:rPr>
      <w:rFonts w:ascii="Arial" w:hAnsi="Arial" w:cs="Arial"/>
      <w:i/>
      <w:color w:val="000000"/>
      <w:sz w:val="24"/>
    </w:rPr>
  </w:style>
  <w:style w:type="character" w:customStyle="1" w:styleId="IntenseQuoteChar">
    <w:name w:val="Intense Quote Char"/>
    <w:rPr>
      <w:rFonts w:ascii="Arial" w:hAnsi="Arial" w:cs="Arial"/>
      <w:b/>
      <w:i/>
      <w:color w:val="4F81BD"/>
      <w:sz w:val="24"/>
    </w:rPr>
  </w:style>
  <w:style w:type="character" w:customStyle="1" w:styleId="Rfrenceple1">
    <w:name w:val="Référence pâle1"/>
    <w:rPr>
      <w:smallCaps/>
      <w:color w:val="C0504D"/>
      <w:u w:val="single"/>
    </w:rPr>
  </w:style>
  <w:style w:type="character" w:customStyle="1" w:styleId="Rfrenceintense1">
    <w:name w:val="Référence intense1"/>
    <w:rPr>
      <w:b/>
      <w:smallCaps/>
      <w:color w:val="C0504D"/>
      <w:spacing w:val="5"/>
      <w:u w:val="single"/>
    </w:rPr>
  </w:style>
  <w:style w:type="character" w:customStyle="1" w:styleId="Titredulivre1">
    <w:name w:val="Titre du livre1"/>
    <w:rPr>
      <w:b/>
      <w:smallCaps/>
      <w:spacing w:val="5"/>
    </w:rPr>
  </w:style>
  <w:style w:type="character" w:customStyle="1" w:styleId="BalloonTextChar">
    <w:name w:val="Balloon Text Char"/>
    <w:rPr>
      <w:rFonts w:ascii="Tahoma" w:hAnsi="Tahoma" w:cs="Tahoma"/>
      <w:sz w:val="16"/>
    </w:rPr>
  </w:style>
  <w:style w:type="character" w:customStyle="1" w:styleId="FootnoteTextChar">
    <w:name w:val="Footnote Text Char"/>
    <w:rPr>
      <w:rFonts w:ascii="Arial" w:hAnsi="Arial" w:cs="Arial"/>
      <w:sz w:val="24"/>
      <w:lang w:val="fr-FR"/>
    </w:rPr>
  </w:style>
  <w:style w:type="character" w:customStyle="1" w:styleId="Caractresdenotedebasdepage">
    <w:name w:val="Caractères de note de bas de page"/>
    <w:rPr>
      <w:vertAlign w:val="superscript"/>
    </w:rPr>
  </w:style>
  <w:style w:type="character" w:styleId="Lienhypertextesuivivisit">
    <w:name w:val="FollowedHyperlink"/>
    <w:rPr>
      <w:color w:val="800000"/>
      <w:u w:val="single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next w:val="Titrecolonne"/>
    <w:pPr>
      <w:spacing w:after="360"/>
      <w:jc w:val="center"/>
    </w:pPr>
    <w:rPr>
      <w:b/>
      <w:bCs/>
      <w:sz w:val="16"/>
      <w:szCs w:val="20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Pagedegarde">
    <w:name w:val="Titre Page de garde"/>
    <w:basedOn w:val="Normal"/>
    <w:next w:val="Normal"/>
    <w:rsid w:val="003E56F5"/>
    <w:pPr>
      <w:jc w:val="center"/>
    </w:pPr>
    <w:rPr>
      <w:b/>
      <w:bCs/>
      <w:sz w:val="40"/>
      <w:szCs w:val="20"/>
    </w:rPr>
  </w:style>
  <w:style w:type="paragraph" w:styleId="TM1">
    <w:name w:val="toc 1"/>
    <w:basedOn w:val="Normal"/>
    <w:next w:val="Normal"/>
    <w:uiPriority w:val="39"/>
    <w:rsid w:val="003E56F5"/>
    <w:pPr>
      <w:pBdr>
        <w:bottom w:val="single" w:sz="8" w:space="1" w:color="FFFFFF"/>
      </w:pBdr>
      <w:shd w:val="clear" w:color="auto" w:fill="C0C0C0"/>
      <w:spacing w:before="240"/>
    </w:pPr>
    <w:rPr>
      <w:b/>
      <w:bCs/>
      <w:iCs/>
      <w:caps/>
      <w:sz w:val="24"/>
    </w:rPr>
  </w:style>
  <w:style w:type="paragraph" w:styleId="TM2">
    <w:name w:val="toc 2"/>
    <w:basedOn w:val="Normal"/>
    <w:next w:val="Normal"/>
    <w:uiPriority w:val="39"/>
    <w:rsid w:val="003E56F5"/>
    <w:rPr>
      <w:b/>
      <w:bCs/>
    </w:rPr>
  </w:style>
  <w:style w:type="paragraph" w:styleId="TM3">
    <w:name w:val="toc 3"/>
    <w:basedOn w:val="Normal"/>
    <w:next w:val="Normal"/>
    <w:uiPriority w:val="39"/>
    <w:rsid w:val="003E56F5"/>
    <w:pPr>
      <w:tabs>
        <w:tab w:val="left" w:pos="1600"/>
        <w:tab w:val="right" w:leader="dot" w:pos="9060"/>
      </w:tabs>
      <w:ind w:left="340"/>
    </w:pPr>
    <w:rPr>
      <w:b/>
      <w:szCs w:val="20"/>
    </w:rPr>
  </w:style>
  <w:style w:type="paragraph" w:styleId="TM4">
    <w:name w:val="toc 4"/>
    <w:basedOn w:val="Normal"/>
    <w:next w:val="Normal"/>
    <w:uiPriority w:val="39"/>
    <w:rsid w:val="003E56F5"/>
    <w:pPr>
      <w:ind w:left="680"/>
    </w:pPr>
    <w:rPr>
      <w:i/>
      <w:szCs w:val="20"/>
    </w:rPr>
  </w:style>
  <w:style w:type="paragraph" w:styleId="TM5">
    <w:name w:val="toc 5"/>
    <w:basedOn w:val="Normal"/>
    <w:next w:val="Normal"/>
    <w:autoRedefine/>
    <w:rsid w:val="003E56F5"/>
    <w:pPr>
      <w:ind w:left="800"/>
    </w:pPr>
    <w:rPr>
      <w:rFonts w:ascii="Times New Roman" w:hAnsi="Times New Roman"/>
      <w:szCs w:val="20"/>
    </w:rPr>
  </w:style>
  <w:style w:type="paragraph" w:styleId="TM6">
    <w:name w:val="toc 6"/>
    <w:basedOn w:val="Normal"/>
    <w:next w:val="Normal"/>
    <w:autoRedefine/>
    <w:rsid w:val="003E56F5"/>
    <w:pPr>
      <w:ind w:left="1000"/>
    </w:pPr>
    <w:rPr>
      <w:rFonts w:ascii="Times New Roman" w:hAnsi="Times New Roman"/>
      <w:szCs w:val="20"/>
    </w:rPr>
  </w:style>
  <w:style w:type="paragraph" w:styleId="TM7">
    <w:name w:val="toc 7"/>
    <w:basedOn w:val="Normal"/>
    <w:next w:val="Normal"/>
    <w:autoRedefine/>
    <w:rsid w:val="003E56F5"/>
    <w:pPr>
      <w:ind w:left="1200"/>
    </w:pPr>
    <w:rPr>
      <w:rFonts w:ascii="Times New Roman" w:hAnsi="Times New Roman"/>
      <w:szCs w:val="20"/>
    </w:rPr>
  </w:style>
  <w:style w:type="paragraph" w:styleId="TM8">
    <w:name w:val="toc 8"/>
    <w:basedOn w:val="Normal"/>
    <w:next w:val="Normal"/>
    <w:autoRedefine/>
    <w:rsid w:val="003E56F5"/>
    <w:pPr>
      <w:ind w:left="1400"/>
    </w:pPr>
    <w:rPr>
      <w:rFonts w:ascii="Times New Roman" w:hAnsi="Times New Roman"/>
      <w:szCs w:val="20"/>
    </w:rPr>
  </w:style>
  <w:style w:type="paragraph" w:styleId="TM9">
    <w:name w:val="toc 9"/>
    <w:basedOn w:val="Normal"/>
    <w:next w:val="Normal"/>
    <w:autoRedefine/>
    <w:rsid w:val="003E56F5"/>
    <w:pPr>
      <w:ind w:left="1600"/>
    </w:pPr>
    <w:rPr>
      <w:rFonts w:ascii="Times New Roman" w:hAnsi="Times New Roman"/>
      <w:szCs w:val="20"/>
    </w:rPr>
  </w:style>
  <w:style w:type="paragraph" w:styleId="En-tte">
    <w:name w:val="header"/>
    <w:basedOn w:val="Normal"/>
    <w:link w:val="En-tteCar"/>
    <w:rsid w:val="003E56F5"/>
    <w:pPr>
      <w:tabs>
        <w:tab w:val="center" w:pos="4536"/>
        <w:tab w:val="right" w:pos="9072"/>
      </w:tabs>
      <w:spacing w:before="60" w:after="60"/>
      <w:jc w:val="center"/>
    </w:pPr>
    <w:rPr>
      <w:sz w:val="18"/>
    </w:rPr>
  </w:style>
  <w:style w:type="paragraph" w:styleId="Pieddepage">
    <w:name w:val="footer"/>
    <w:basedOn w:val="Normal"/>
    <w:link w:val="PieddepageCar"/>
    <w:rsid w:val="003E56F5"/>
    <w:pPr>
      <w:tabs>
        <w:tab w:val="center" w:pos="4536"/>
        <w:tab w:val="right" w:pos="9072"/>
      </w:tabs>
    </w:pPr>
    <w:rPr>
      <w:sz w:val="18"/>
    </w:rPr>
  </w:style>
  <w:style w:type="paragraph" w:customStyle="1" w:styleId="Miseenavant">
    <w:name w:val="Mise en avant"/>
    <w:basedOn w:val="Normal"/>
    <w:rsid w:val="003E56F5"/>
    <w:pPr>
      <w:pBdr>
        <w:left w:val="single" w:sz="18" w:space="4" w:color="FF6600"/>
      </w:pBdr>
      <w:shd w:val="clear" w:color="auto" w:fill="E6E6E6"/>
      <w:spacing w:after="120"/>
    </w:pPr>
  </w:style>
  <w:style w:type="paragraph" w:customStyle="1" w:styleId="Blocdecommandes">
    <w:name w:val="Bloc de commandes"/>
    <w:basedOn w:val="Normal"/>
    <w:rsid w:val="003E56F5"/>
    <w:pPr>
      <w:pBdr>
        <w:top w:val="single" w:sz="8" w:space="1" w:color="808080"/>
        <w:left w:val="single" w:sz="8" w:space="4" w:color="808080"/>
        <w:bottom w:val="single" w:sz="8" w:space="1" w:color="808080"/>
        <w:right w:val="single" w:sz="8" w:space="4" w:color="808080"/>
      </w:pBdr>
      <w:shd w:val="clear" w:color="auto" w:fill="E6E6E6"/>
      <w:spacing w:before="60" w:after="60"/>
    </w:pPr>
    <w:rPr>
      <w:rFonts w:ascii="Courier New" w:hAnsi="Courier New"/>
      <w:sz w:val="18"/>
    </w:rPr>
  </w:style>
  <w:style w:type="paragraph" w:customStyle="1" w:styleId="Titreparagraphe">
    <w:name w:val="Titre paragraphe"/>
    <w:basedOn w:val="Normal"/>
    <w:next w:val="Normal"/>
    <w:rsid w:val="003E56F5"/>
    <w:pPr>
      <w:spacing w:before="600"/>
      <w:jc w:val="center"/>
    </w:pPr>
    <w:rPr>
      <w:b/>
      <w:sz w:val="24"/>
    </w:rPr>
  </w:style>
  <w:style w:type="paragraph" w:styleId="Notedebasdepage">
    <w:name w:val="footnote text"/>
    <w:basedOn w:val="Normal"/>
    <w:link w:val="NotedebasdepageCar"/>
    <w:rsid w:val="003E56F5"/>
    <w:rPr>
      <w:sz w:val="16"/>
    </w:rPr>
  </w:style>
  <w:style w:type="paragraph" w:customStyle="1" w:styleId="Remarque">
    <w:name w:val="Remarque"/>
    <w:basedOn w:val="Normal"/>
    <w:rsid w:val="003E56F5"/>
    <w:pPr>
      <w:pBdr>
        <w:left w:val="single" w:sz="18" w:space="4" w:color="666666"/>
      </w:pBdr>
      <w:spacing w:after="120"/>
    </w:pPr>
    <w:rPr>
      <w:i/>
      <w:color w:val="666666"/>
    </w:rPr>
  </w:style>
  <w:style w:type="paragraph" w:customStyle="1" w:styleId="NumroNiveau1">
    <w:name w:val="Numéro Niveau 1"/>
    <w:basedOn w:val="Normal"/>
    <w:rsid w:val="003E56F5"/>
    <w:pPr>
      <w:numPr>
        <w:numId w:val="17"/>
      </w:numPr>
      <w:tabs>
        <w:tab w:val="num" w:pos="680"/>
      </w:tabs>
      <w:ind w:left="681" w:hanging="397"/>
    </w:pPr>
  </w:style>
  <w:style w:type="paragraph" w:customStyle="1" w:styleId="Citation1">
    <w:name w:val="Citation1"/>
    <w:basedOn w:val="Normal"/>
    <w:next w:val="Normal"/>
    <w:rPr>
      <w:i/>
      <w:iCs/>
      <w:color w:val="000000"/>
    </w:rPr>
  </w:style>
  <w:style w:type="paragraph" w:customStyle="1" w:styleId="Citationintense1">
    <w:name w:val="Citation intense1"/>
    <w:basedOn w:val="Normal"/>
    <w:next w:val="Normal"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ParagrapheNiveau1">
    <w:name w:val="Paragraphe Niveau 1"/>
    <w:basedOn w:val="Normal"/>
    <w:uiPriority w:val="34"/>
    <w:qFormat/>
    <w:rsid w:val="003E56F5"/>
    <w:pPr>
      <w:ind w:left="680"/>
    </w:pPr>
  </w:style>
  <w:style w:type="paragraph" w:customStyle="1" w:styleId="Sansinterligne1">
    <w:name w:val="Sans interligne1"/>
    <w:pPr>
      <w:suppressAutoHyphens/>
      <w:jc w:val="both"/>
    </w:pPr>
    <w:rPr>
      <w:rFonts w:ascii="Arial" w:hAnsi="Arial" w:cs="Arial"/>
      <w:szCs w:val="24"/>
      <w:lang w:eastAsia="ar-SA"/>
    </w:rPr>
  </w:style>
  <w:style w:type="paragraph" w:styleId="Textedebulles">
    <w:name w:val="Balloon Text"/>
    <w:basedOn w:val="Normal"/>
    <w:link w:val="TextedebullesCar"/>
    <w:rsid w:val="003E56F5"/>
    <w:rPr>
      <w:rFonts w:ascii="Tahoma" w:hAnsi="Tahoma" w:cs="Tahoma"/>
      <w:sz w:val="16"/>
      <w:szCs w:val="16"/>
    </w:rPr>
  </w:style>
  <w:style w:type="paragraph" w:customStyle="1" w:styleId="PuceNiveau1">
    <w:name w:val="Puce Niveau 1"/>
    <w:basedOn w:val="Normal"/>
    <w:rsid w:val="003E56F5"/>
    <w:pPr>
      <w:numPr>
        <w:numId w:val="14"/>
      </w:numPr>
      <w:tabs>
        <w:tab w:val="clear" w:pos="-3"/>
        <w:tab w:val="left" w:pos="680"/>
      </w:tabs>
      <w:spacing w:after="60"/>
      <w:ind w:left="681" w:hanging="397"/>
    </w:pPr>
  </w:style>
  <w:style w:type="paragraph" w:customStyle="1" w:styleId="PuceNiveau20">
    <w:name w:val="Puce Niveau 2"/>
    <w:basedOn w:val="Normal"/>
    <w:autoRedefine/>
    <w:rsid w:val="003E56F5"/>
    <w:pPr>
      <w:numPr>
        <w:ilvl w:val="1"/>
        <w:numId w:val="16"/>
      </w:numPr>
      <w:tabs>
        <w:tab w:val="clear" w:pos="1440"/>
        <w:tab w:val="left" w:pos="1077"/>
      </w:tabs>
      <w:spacing w:after="60"/>
      <w:ind w:left="1077" w:hanging="397"/>
    </w:pPr>
  </w:style>
  <w:style w:type="paragraph" w:customStyle="1" w:styleId="PuceNiveau30">
    <w:name w:val="Puce Niveau 3"/>
    <w:basedOn w:val="Normal"/>
    <w:autoRedefine/>
    <w:rsid w:val="003E56F5"/>
    <w:pPr>
      <w:numPr>
        <w:ilvl w:val="2"/>
        <w:numId w:val="15"/>
      </w:numPr>
      <w:tabs>
        <w:tab w:val="clear" w:pos="2160"/>
        <w:tab w:val="num" w:pos="1474"/>
      </w:tabs>
      <w:spacing w:after="60"/>
      <w:ind w:left="1474" w:hanging="397"/>
    </w:pPr>
  </w:style>
  <w:style w:type="paragraph" w:customStyle="1" w:styleId="PuceNiveau4">
    <w:name w:val="Puce Niveau 4"/>
    <w:basedOn w:val="Normal"/>
    <w:autoRedefine/>
    <w:rsid w:val="003E56F5"/>
    <w:pPr>
      <w:numPr>
        <w:ilvl w:val="3"/>
        <w:numId w:val="14"/>
      </w:numPr>
      <w:tabs>
        <w:tab w:val="clear" w:pos="-3"/>
        <w:tab w:val="num" w:pos="1871"/>
      </w:tabs>
      <w:spacing w:after="60"/>
      <w:ind w:left="1871" w:hanging="397"/>
    </w:pPr>
  </w:style>
  <w:style w:type="paragraph" w:customStyle="1" w:styleId="Textetableau">
    <w:name w:val="Texte tableau"/>
    <w:basedOn w:val="Normal"/>
    <w:rsid w:val="003E56F5"/>
    <w:pPr>
      <w:spacing w:before="60" w:after="60"/>
    </w:pPr>
  </w:style>
  <w:style w:type="paragraph" w:customStyle="1" w:styleId="Titrecolonne">
    <w:name w:val="Titre colonne"/>
    <w:basedOn w:val="Textetableau"/>
    <w:rsid w:val="003E56F5"/>
    <w:rPr>
      <w:b/>
    </w:rPr>
  </w:style>
  <w:style w:type="paragraph" w:customStyle="1" w:styleId="Titretableau">
    <w:name w:val="Titre tableau"/>
    <w:basedOn w:val="Textetableau"/>
    <w:rsid w:val="003E56F5"/>
    <w:pPr>
      <w:spacing w:before="120" w:after="120"/>
    </w:pPr>
    <w:rPr>
      <w:b/>
      <w:color w:val="FF6600"/>
      <w:sz w:val="24"/>
    </w:rPr>
  </w:style>
  <w:style w:type="paragraph" w:customStyle="1" w:styleId="NumroNiveau2">
    <w:name w:val="Numéro Niveau 2"/>
    <w:basedOn w:val="Normal"/>
    <w:rsid w:val="003E56F5"/>
    <w:pPr>
      <w:numPr>
        <w:ilvl w:val="1"/>
        <w:numId w:val="17"/>
      </w:numPr>
      <w:tabs>
        <w:tab w:val="clear" w:pos="1440"/>
        <w:tab w:val="num" w:pos="1077"/>
      </w:tabs>
      <w:ind w:left="1077" w:hanging="397"/>
    </w:pPr>
  </w:style>
  <w:style w:type="paragraph" w:customStyle="1" w:styleId="NumroNiveau3">
    <w:name w:val="Numéro Niveau 3"/>
    <w:basedOn w:val="Normal"/>
    <w:rsid w:val="003E56F5"/>
    <w:pPr>
      <w:numPr>
        <w:ilvl w:val="2"/>
        <w:numId w:val="17"/>
      </w:numPr>
      <w:tabs>
        <w:tab w:val="clear" w:pos="2160"/>
        <w:tab w:val="num" w:pos="1474"/>
      </w:tabs>
      <w:ind w:left="1474" w:hanging="397"/>
    </w:pPr>
  </w:style>
  <w:style w:type="paragraph" w:customStyle="1" w:styleId="NumroNiveau4">
    <w:name w:val="Numéro Niveau 4"/>
    <w:basedOn w:val="Normal"/>
    <w:rsid w:val="003E56F5"/>
    <w:pPr>
      <w:numPr>
        <w:ilvl w:val="3"/>
        <w:numId w:val="17"/>
      </w:numPr>
      <w:tabs>
        <w:tab w:val="clear" w:pos="2880"/>
        <w:tab w:val="num" w:pos="1871"/>
      </w:tabs>
      <w:ind w:left="1871" w:hanging="397"/>
    </w:pPr>
  </w:style>
  <w:style w:type="paragraph" w:customStyle="1" w:styleId="NumroRNiveau1">
    <w:name w:val="Numéro (R) Niveau 1"/>
    <w:basedOn w:val="Normal"/>
    <w:rsid w:val="003E56F5"/>
    <w:pPr>
      <w:numPr>
        <w:numId w:val="18"/>
      </w:numPr>
      <w:tabs>
        <w:tab w:val="clear" w:pos="851"/>
        <w:tab w:val="num" w:pos="680"/>
      </w:tabs>
      <w:ind w:left="681" w:hanging="397"/>
    </w:pPr>
  </w:style>
  <w:style w:type="paragraph" w:customStyle="1" w:styleId="NumroRNiveau2">
    <w:name w:val="Numéro (R) Niveau 2"/>
    <w:basedOn w:val="Normal"/>
    <w:rsid w:val="003E56F5"/>
    <w:pPr>
      <w:numPr>
        <w:ilvl w:val="1"/>
        <w:numId w:val="18"/>
      </w:numPr>
      <w:tabs>
        <w:tab w:val="clear" w:pos="1304"/>
        <w:tab w:val="num" w:pos="1077"/>
      </w:tabs>
      <w:ind w:left="1077" w:hanging="397"/>
    </w:pPr>
  </w:style>
  <w:style w:type="paragraph" w:customStyle="1" w:styleId="NumroRNiveau3">
    <w:name w:val="Numéro (R) Niveau 3"/>
    <w:basedOn w:val="Normal"/>
    <w:rsid w:val="003E56F5"/>
    <w:pPr>
      <w:numPr>
        <w:ilvl w:val="2"/>
        <w:numId w:val="18"/>
      </w:numPr>
      <w:tabs>
        <w:tab w:val="clear" w:pos="1814"/>
        <w:tab w:val="num" w:pos="1474"/>
      </w:tabs>
      <w:ind w:left="1474" w:hanging="397"/>
    </w:pPr>
  </w:style>
  <w:style w:type="paragraph" w:customStyle="1" w:styleId="NumroRNiveau4">
    <w:name w:val="Numéro (R) Niveau 4"/>
    <w:basedOn w:val="Normal"/>
    <w:rsid w:val="003E56F5"/>
    <w:pPr>
      <w:numPr>
        <w:ilvl w:val="3"/>
        <w:numId w:val="18"/>
      </w:numPr>
      <w:tabs>
        <w:tab w:val="clear" w:pos="2438"/>
        <w:tab w:val="num" w:pos="1871"/>
      </w:tabs>
      <w:ind w:left="1871" w:hanging="397"/>
    </w:pPr>
  </w:style>
  <w:style w:type="paragraph" w:customStyle="1" w:styleId="ParagrapheNiveau2">
    <w:name w:val="Paragraphe Niveau 2"/>
    <w:basedOn w:val="ParagrapheNiveau1"/>
    <w:rsid w:val="003E56F5"/>
    <w:pPr>
      <w:ind w:left="1077"/>
    </w:pPr>
  </w:style>
  <w:style w:type="paragraph" w:customStyle="1" w:styleId="ParagrapheNiveau3">
    <w:name w:val="Paragraphe Niveau 3"/>
    <w:basedOn w:val="ParagrapheNiveau1"/>
    <w:rsid w:val="003E56F5"/>
    <w:pPr>
      <w:ind w:left="1474"/>
    </w:pPr>
  </w:style>
  <w:style w:type="paragraph" w:customStyle="1" w:styleId="ParagrapheNiveau4">
    <w:name w:val="Paragraphe Niveau 4"/>
    <w:basedOn w:val="ParagrapheNiveau3"/>
    <w:rsid w:val="003E56F5"/>
    <w:pPr>
      <w:ind w:left="1871"/>
    </w:pPr>
  </w:style>
  <w:style w:type="paragraph" w:customStyle="1" w:styleId="StyleTitrecolonneAutomatique">
    <w:name w:val="Style Titre colonne + Automatique"/>
    <w:basedOn w:val="Titrecolonne"/>
    <w:rsid w:val="003E56F5"/>
    <w:rPr>
      <w:bCs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customStyle="1" w:styleId="Tabledesmatiresniveau10">
    <w:name w:val="Table des matières niveau 10"/>
    <w:basedOn w:val="Index"/>
    <w:pPr>
      <w:tabs>
        <w:tab w:val="right" w:leader="dot" w:pos="7091"/>
      </w:tabs>
      <w:ind w:left="2547"/>
    </w:pPr>
  </w:style>
  <w:style w:type="paragraph" w:customStyle="1" w:styleId="OrasysNormal">
    <w:name w:val="Orasys_Normal"/>
    <w:rsid w:val="00C24945"/>
    <w:pPr>
      <w:spacing w:before="120"/>
      <w:jc w:val="both"/>
    </w:pPr>
    <w:rPr>
      <w:rFonts w:ascii="Verdana" w:hAnsi="Verdana"/>
    </w:rPr>
  </w:style>
  <w:style w:type="character" w:customStyle="1" w:styleId="Titre1Car">
    <w:name w:val="Titre 1 Car"/>
    <w:link w:val="Titre1"/>
    <w:rsid w:val="00C24945"/>
    <w:rPr>
      <w:rFonts w:ascii="Arial" w:hAnsi="Arial" w:cs="Arial"/>
      <w:b/>
      <w:bCs/>
      <w:caps/>
      <w:kern w:val="32"/>
      <w:sz w:val="28"/>
      <w:szCs w:val="32"/>
      <w:shd w:val="clear" w:color="auto" w:fill="C0C0C0"/>
    </w:rPr>
  </w:style>
  <w:style w:type="paragraph" w:customStyle="1" w:styleId="Puceniveau10">
    <w:name w:val="Puce niveau 1"/>
    <w:basedOn w:val="OrasysNormal"/>
    <w:rsid w:val="00C24945"/>
    <w:pPr>
      <w:numPr>
        <w:numId w:val="9"/>
      </w:numPr>
    </w:pPr>
  </w:style>
  <w:style w:type="character" w:styleId="Appelnotedebasdep">
    <w:name w:val="footnote reference"/>
    <w:rsid w:val="003E56F5"/>
    <w:rPr>
      <w:vertAlign w:val="superscript"/>
    </w:rPr>
  </w:style>
  <w:style w:type="paragraph" w:styleId="Explorateurdedocuments">
    <w:name w:val="Document Map"/>
    <w:basedOn w:val="Normal"/>
    <w:link w:val="ExplorateurdedocumentsCar"/>
    <w:semiHidden/>
    <w:rsid w:val="00C24945"/>
    <w:pPr>
      <w:shd w:val="clear" w:color="auto" w:fill="000080"/>
    </w:pPr>
    <w:rPr>
      <w:rFonts w:ascii="Tahoma" w:hAnsi="Tahoma"/>
    </w:rPr>
  </w:style>
  <w:style w:type="character" w:customStyle="1" w:styleId="ExplorateurdedocumentsCar">
    <w:name w:val="Explorateur de documents Car"/>
    <w:link w:val="Explorateurdedocuments"/>
    <w:semiHidden/>
    <w:rsid w:val="00C24945"/>
    <w:rPr>
      <w:rFonts w:ascii="Tahoma" w:hAnsi="Tahoma"/>
      <w:sz w:val="24"/>
      <w:shd w:val="clear" w:color="auto" w:fill="000080"/>
    </w:rPr>
  </w:style>
  <w:style w:type="table" w:styleId="Grilledutableau">
    <w:name w:val="Table Grid"/>
    <w:basedOn w:val="TableauNormal"/>
    <w:rsid w:val="003E56F5"/>
    <w:pPr>
      <w:spacing w:before="120" w:after="120"/>
    </w:pPr>
    <w:rPr>
      <w:rFonts w:ascii="Arial" w:hAnsi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marques">
    <w:name w:val="Remarques"/>
    <w:basedOn w:val="OrasysNormal"/>
    <w:rsid w:val="00C24945"/>
    <w:pPr>
      <w:pBdr>
        <w:left w:val="single" w:sz="18" w:space="4" w:color="008080"/>
      </w:pBdr>
      <w:shd w:val="clear" w:color="auto" w:fill="F3F3F3"/>
      <w:spacing w:after="120"/>
    </w:pPr>
    <w:rPr>
      <w:i/>
    </w:rPr>
  </w:style>
  <w:style w:type="paragraph" w:customStyle="1" w:styleId="Technique">
    <w:name w:val="Technique"/>
    <w:basedOn w:val="OrasysNormal"/>
    <w:rsid w:val="00C24945"/>
    <w:pPr>
      <w:pBdr>
        <w:top w:val="single" w:sz="8" w:space="1" w:color="008080"/>
        <w:left w:val="single" w:sz="8" w:space="4" w:color="008080"/>
        <w:bottom w:val="single" w:sz="8" w:space="1" w:color="008080"/>
        <w:right w:val="single" w:sz="8" w:space="4" w:color="008080"/>
      </w:pBdr>
      <w:shd w:val="clear" w:color="auto" w:fill="F3F3F3"/>
      <w:spacing w:before="0"/>
      <w:jc w:val="left"/>
    </w:pPr>
    <w:rPr>
      <w:rFonts w:ascii="Courier New" w:hAnsi="Courier New"/>
      <w:sz w:val="18"/>
    </w:rPr>
  </w:style>
  <w:style w:type="paragraph" w:customStyle="1" w:styleId="Important">
    <w:name w:val="Important"/>
    <w:basedOn w:val="OrasysNormal"/>
    <w:rsid w:val="00C24945"/>
    <w:pPr>
      <w:pBdr>
        <w:left w:val="single" w:sz="18" w:space="4" w:color="CA5E1C"/>
      </w:pBdr>
      <w:shd w:val="clear" w:color="auto" w:fill="E6E6E6"/>
    </w:pPr>
  </w:style>
  <w:style w:type="paragraph" w:styleId="Lgende">
    <w:name w:val="caption"/>
    <w:basedOn w:val="Normal"/>
    <w:next w:val="Titrecolonne"/>
    <w:qFormat/>
    <w:rsid w:val="003E56F5"/>
    <w:pPr>
      <w:spacing w:after="360"/>
      <w:jc w:val="center"/>
    </w:pPr>
    <w:rPr>
      <w:b/>
      <w:bCs/>
      <w:sz w:val="16"/>
      <w:szCs w:val="20"/>
    </w:rPr>
  </w:style>
  <w:style w:type="paragraph" w:customStyle="1" w:styleId="Puceniveau2">
    <w:name w:val="Puce niveau 2"/>
    <w:basedOn w:val="OrasysNormal"/>
    <w:rsid w:val="00C24945"/>
    <w:pPr>
      <w:numPr>
        <w:ilvl w:val="1"/>
        <w:numId w:val="9"/>
      </w:numPr>
    </w:pPr>
  </w:style>
  <w:style w:type="paragraph" w:customStyle="1" w:styleId="Puceniveau3">
    <w:name w:val="Puce niveau 3"/>
    <w:basedOn w:val="OrasysNormal"/>
    <w:rsid w:val="00C24945"/>
    <w:pPr>
      <w:numPr>
        <w:ilvl w:val="2"/>
        <w:numId w:val="9"/>
      </w:numPr>
    </w:pPr>
  </w:style>
  <w:style w:type="paragraph" w:customStyle="1" w:styleId="Puceniveau40">
    <w:name w:val="Puce niveau 4"/>
    <w:basedOn w:val="OrasysNormal"/>
    <w:rsid w:val="00C24945"/>
    <w:pPr>
      <w:numPr>
        <w:ilvl w:val="3"/>
        <w:numId w:val="9"/>
      </w:numPr>
    </w:pPr>
  </w:style>
  <w:style w:type="paragraph" w:customStyle="1" w:styleId="Titrepremirepage">
    <w:name w:val="Titre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52"/>
      <w:szCs w:val="52"/>
    </w:rPr>
  </w:style>
  <w:style w:type="paragraph" w:customStyle="1" w:styleId="Sujetpremirepage">
    <w:name w:val="Sujet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40"/>
      <w:szCs w:val="40"/>
    </w:rPr>
  </w:style>
  <w:style w:type="paragraph" w:customStyle="1" w:styleId="Numrotationdeniveau1">
    <w:name w:val="Numérotation de niveau 1"/>
    <w:basedOn w:val="OrasysNormal"/>
    <w:rsid w:val="00C24945"/>
    <w:pPr>
      <w:numPr>
        <w:numId w:val="10"/>
      </w:numPr>
    </w:pPr>
  </w:style>
  <w:style w:type="paragraph" w:customStyle="1" w:styleId="Numrotationdeniveau2">
    <w:name w:val="Numérotation de niveau 2"/>
    <w:basedOn w:val="OrasysNormal"/>
    <w:rsid w:val="00C24945"/>
    <w:pPr>
      <w:numPr>
        <w:ilvl w:val="1"/>
        <w:numId w:val="10"/>
      </w:numPr>
    </w:pPr>
  </w:style>
  <w:style w:type="paragraph" w:customStyle="1" w:styleId="Numrotationdeniveau3">
    <w:name w:val="Numérotation de niveau 3"/>
    <w:basedOn w:val="OrasysNormal"/>
    <w:rsid w:val="00C24945"/>
    <w:pPr>
      <w:numPr>
        <w:ilvl w:val="2"/>
        <w:numId w:val="10"/>
      </w:numPr>
    </w:pPr>
  </w:style>
  <w:style w:type="paragraph" w:customStyle="1" w:styleId="Numrotationdeniveau4">
    <w:name w:val="Numérotation de niveau 4"/>
    <w:basedOn w:val="OrasysNormal"/>
    <w:rsid w:val="00C24945"/>
    <w:pPr>
      <w:numPr>
        <w:ilvl w:val="3"/>
        <w:numId w:val="10"/>
      </w:numPr>
    </w:pPr>
  </w:style>
  <w:style w:type="character" w:customStyle="1" w:styleId="En-tteCar">
    <w:name w:val="En-tête Car"/>
    <w:link w:val="En-tte"/>
    <w:rsid w:val="003E56F5"/>
    <w:rPr>
      <w:rFonts w:ascii="Arial" w:hAnsi="Arial"/>
      <w:sz w:val="18"/>
      <w:szCs w:val="24"/>
    </w:rPr>
  </w:style>
  <w:style w:type="character" w:customStyle="1" w:styleId="PieddepageCar">
    <w:name w:val="Pied de page Car"/>
    <w:link w:val="Pieddepage"/>
    <w:rsid w:val="003E56F5"/>
    <w:rPr>
      <w:rFonts w:ascii="Arial" w:hAnsi="Arial"/>
      <w:sz w:val="18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3E56F5"/>
    <w:rPr>
      <w:i/>
      <w:iCs/>
      <w:color w:val="000000"/>
    </w:rPr>
  </w:style>
  <w:style w:type="character" w:customStyle="1" w:styleId="CitationCar">
    <w:name w:val="Citation Car"/>
    <w:link w:val="Citation"/>
    <w:uiPriority w:val="29"/>
    <w:rsid w:val="003E56F5"/>
    <w:rPr>
      <w:rFonts w:ascii="Arial" w:hAnsi="Arial"/>
      <w:i/>
      <w:iCs/>
      <w:color w:val="000000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56F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3E56F5"/>
    <w:rPr>
      <w:rFonts w:ascii="Arial" w:hAnsi="Arial"/>
      <w:b/>
      <w:bCs/>
      <w:i/>
      <w:iCs/>
      <w:color w:val="4F81BD"/>
      <w:szCs w:val="24"/>
    </w:rPr>
  </w:style>
  <w:style w:type="character" w:styleId="Rfrenceple">
    <w:name w:val="Subtle Reference"/>
    <w:uiPriority w:val="31"/>
    <w:qFormat/>
    <w:rsid w:val="003E56F5"/>
    <w:rPr>
      <w:smallCaps/>
      <w:color w:val="C0504D"/>
      <w:u w:val="single"/>
    </w:rPr>
  </w:style>
  <w:style w:type="character" w:styleId="Rfrenceintense">
    <w:name w:val="Intense Reference"/>
    <w:uiPriority w:val="32"/>
    <w:qFormat/>
    <w:rsid w:val="003E56F5"/>
    <w:rPr>
      <w:b/>
      <w:bCs/>
      <w:smallCaps/>
      <w:color w:val="C0504D"/>
      <w:spacing w:val="5"/>
      <w:u w:val="single"/>
    </w:rPr>
  </w:style>
  <w:style w:type="character" w:styleId="Titredulivre">
    <w:name w:val="Book Title"/>
    <w:uiPriority w:val="33"/>
    <w:qFormat/>
    <w:rsid w:val="003E56F5"/>
    <w:rPr>
      <w:b/>
      <w:bCs/>
      <w:smallCaps/>
      <w:spacing w:val="5"/>
    </w:rPr>
  </w:style>
  <w:style w:type="paragraph" w:styleId="Sansinterligne">
    <w:name w:val="No Spacing"/>
    <w:uiPriority w:val="1"/>
    <w:qFormat/>
    <w:rsid w:val="003E56F5"/>
    <w:pPr>
      <w:jc w:val="both"/>
    </w:pPr>
    <w:rPr>
      <w:rFonts w:ascii="Arial" w:hAnsi="Arial"/>
      <w:szCs w:val="24"/>
    </w:rPr>
  </w:style>
  <w:style w:type="character" w:customStyle="1" w:styleId="TextedebullesCar">
    <w:name w:val="Texte de bulles Car"/>
    <w:link w:val="Textedebulles"/>
    <w:rsid w:val="003E56F5"/>
    <w:rPr>
      <w:rFonts w:ascii="Tahoma" w:hAnsi="Tahoma" w:cs="Tahoma"/>
      <w:sz w:val="16"/>
      <w:szCs w:val="16"/>
    </w:rPr>
  </w:style>
  <w:style w:type="numbering" w:customStyle="1" w:styleId="StyleListePuce">
    <w:name w:val="Style Liste Puce"/>
    <w:uiPriority w:val="99"/>
    <w:semiHidden/>
    <w:rsid w:val="003E56F5"/>
    <w:pPr>
      <w:numPr>
        <w:numId w:val="13"/>
      </w:numPr>
    </w:pPr>
  </w:style>
  <w:style w:type="character" w:customStyle="1" w:styleId="NotedebasdepageCar">
    <w:name w:val="Note de bas de page Car"/>
    <w:link w:val="Notedebasdepage"/>
    <w:rsid w:val="003E56F5"/>
    <w:rPr>
      <w:rFonts w:ascii="Arial" w:hAnsi="Arial"/>
      <w:sz w:val="16"/>
      <w:szCs w:val="24"/>
    </w:rPr>
  </w:style>
  <w:style w:type="character" w:styleId="Numrodepage">
    <w:name w:val="page number"/>
    <w:basedOn w:val="Policepardfaut"/>
    <w:uiPriority w:val="99"/>
    <w:semiHidden/>
    <w:unhideWhenUsed/>
    <w:rsid w:val="001A0F40"/>
  </w:style>
  <w:style w:type="paragraph" w:customStyle="1" w:styleId="Titreen-tte">
    <w:name w:val="Titre en-tête"/>
    <w:basedOn w:val="En-tte"/>
    <w:link w:val="Titreen-tteCar"/>
    <w:qFormat/>
    <w:rsid w:val="00873D54"/>
    <w:pPr>
      <w:spacing w:before="0" w:after="0"/>
      <w:ind w:left="3828"/>
      <w:jc w:val="left"/>
    </w:pPr>
    <w:rPr>
      <w:rFonts w:eastAsia="MS Mincho" w:cs="Arial"/>
      <w:b/>
      <w:color w:val="009FAF"/>
      <w:sz w:val="24"/>
    </w:rPr>
  </w:style>
  <w:style w:type="character" w:customStyle="1" w:styleId="Titreen-tteCar">
    <w:name w:val="Titre en-tête Car"/>
    <w:link w:val="Titreen-tte"/>
    <w:rsid w:val="00873D54"/>
    <w:rPr>
      <w:rFonts w:ascii="Arial" w:eastAsia="MS Mincho" w:hAnsi="Arial" w:cs="Arial"/>
      <w:b/>
      <w:color w:val="009FAF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14387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4387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43872"/>
    <w:rPr>
      <w:rFonts w:asciiTheme="minorHAnsi" w:eastAsiaTheme="minorHAnsi" w:hAnsiTheme="minorHAnsi" w:cstheme="minorBidi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4387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43872"/>
    <w:rPr>
      <w:rFonts w:asciiTheme="minorHAnsi" w:eastAsiaTheme="minorHAnsi" w:hAnsiTheme="minorHAnsi" w:cstheme="minorBidi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16</Pages>
  <Words>1996</Words>
  <Characters>10981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d'Installation</vt:lpstr>
    </vt:vector>
  </TitlesOfParts>
  <Manager/>
  <Company>Orasys</Company>
  <LinksUpToDate>false</LinksUpToDate>
  <CharactersWithSpaces>12952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d'Installation</dc:title>
  <dc:subject>SecretManager v0.8-x</dc:subject>
  <dc:creator>Pierre-Luc MARY</dc:creator>
  <cp:keywords/>
  <dc:description/>
  <cp:lastModifiedBy>David Roelandt</cp:lastModifiedBy>
  <cp:revision>10</cp:revision>
  <cp:lastPrinted>1901-01-01T00:40:00Z</cp:lastPrinted>
  <dcterms:created xsi:type="dcterms:W3CDTF">2014-03-19T20:43:00Z</dcterms:created>
  <dcterms:modified xsi:type="dcterms:W3CDTF">2014-05-14T12:55:00Z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Version">
    <vt:lpwstr>1.0-0</vt:lpwstr>
  </property>
</Properties>
</file>